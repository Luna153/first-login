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3EDAD" w14:textId="38129875" w:rsidR="00A11D52"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w:t>
      </w:r>
      <w:bookmarkStart w:id="0" w:name="_Hlk175589395"/>
      <w:commentRangeStart w:id="1"/>
      <w:ins w:id="2" w:author="林忻儒-數位客群部-永豐銀行" w:date="2024-09-19T15:17:00Z">
        <w:r w:rsidR="00CB7131">
          <w:rPr>
            <w:rFonts w:ascii="標楷體" w:eastAsia="標楷體" w:hAnsi="標楷體" w:hint="eastAsia"/>
            <w:b/>
            <w:bCs/>
            <w:sz w:val="44"/>
            <w:szCs w:val="44"/>
          </w:rPr>
          <w:t>首登</w:t>
        </w:r>
        <w:r w:rsidR="00B512C5">
          <w:rPr>
            <w:rFonts w:ascii="標楷體" w:eastAsia="標楷體" w:hAnsi="標楷體" w:hint="eastAsia"/>
            <w:b/>
            <w:bCs/>
            <w:sz w:val="44"/>
            <w:szCs w:val="44"/>
          </w:rPr>
          <w:t>會員</w:t>
        </w:r>
      </w:ins>
      <w:commentRangeEnd w:id="1"/>
      <w:ins w:id="3" w:author="林忻儒-數位客群部-永豐銀行" w:date="2024-09-19T15:20:00Z">
        <w:r w:rsidR="009C37EC">
          <w:rPr>
            <w:rStyle w:val="ac"/>
            <w:rFonts w:asciiTheme="minorHAnsi" w:eastAsiaTheme="minorEastAsia" w:cstheme="minorBidi"/>
            <w:color w:val="auto"/>
            <w:kern w:val="2"/>
            <w14:ligatures w14:val="standardContextual"/>
          </w:rPr>
          <w:commentReference w:id="1"/>
        </w:r>
      </w:ins>
      <w:del w:id="4" w:author="林忻儒-數位客群部-永豐銀行" w:date="2024-09-19T15:17:00Z">
        <w:r w:rsidR="0098060D" w:rsidDel="00CB7131">
          <w:rPr>
            <w:rFonts w:ascii="標楷體" w:eastAsia="標楷體" w:hAnsi="標楷體" w:hint="eastAsia"/>
            <w:b/>
            <w:bCs/>
            <w:sz w:val="44"/>
            <w:szCs w:val="44"/>
          </w:rPr>
          <w:delText>永豐V</w:delText>
        </w:r>
        <w:r w:rsidR="0098060D" w:rsidDel="00CB7131">
          <w:rPr>
            <w:rFonts w:ascii="標楷體" w:eastAsia="標楷體" w:hAnsi="標楷體"/>
            <w:b/>
            <w:bCs/>
            <w:sz w:val="44"/>
            <w:szCs w:val="44"/>
          </w:rPr>
          <w:delText>IP</w:delText>
        </w:r>
        <w:bookmarkEnd w:id="0"/>
        <w:r w:rsidR="00AD4F49" w:rsidDel="00CB7131">
          <w:rPr>
            <w:rFonts w:ascii="標楷體" w:eastAsia="標楷體" w:hAnsi="標楷體" w:hint="eastAsia"/>
            <w:b/>
            <w:bCs/>
            <w:sz w:val="44"/>
            <w:szCs w:val="44"/>
          </w:rPr>
          <w:delText xml:space="preserve">限定 </w:delText>
        </w:r>
      </w:del>
      <w:r w:rsidR="00AD4F49">
        <w:rPr>
          <w:rFonts w:ascii="標楷體" w:eastAsia="標楷體" w:hAnsi="標楷體" w:hint="eastAsia"/>
          <w:b/>
          <w:bCs/>
          <w:sz w:val="44"/>
          <w:szCs w:val="44"/>
        </w:rPr>
        <w:t>完成任務最高拿300元</w:t>
      </w:r>
      <w:r w:rsidRPr="00E23358">
        <w:rPr>
          <w:rFonts w:ascii="標楷體" w:eastAsia="標楷體" w:hAnsi="標楷體" w:hint="eastAsia"/>
          <w:b/>
          <w:bCs/>
          <w:sz w:val="44"/>
          <w:szCs w:val="44"/>
        </w:rPr>
        <w:t>」</w:t>
      </w:r>
    </w:p>
    <w:p w14:paraId="6D13B637" w14:textId="005CCA92" w:rsidR="0083633C" w:rsidRPr="00E23358"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活動辦法</w:t>
      </w:r>
    </w:p>
    <w:p w14:paraId="28424914" w14:textId="6C41D001"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一、活動名稱：</w:t>
      </w:r>
      <w:r w:rsidR="00885F97" w:rsidRPr="00885F97">
        <w:rPr>
          <w:rFonts w:ascii="標楷體" w:eastAsia="標楷體" w:hAnsi="標楷體" w:hint="eastAsia"/>
          <w:sz w:val="23"/>
          <w:szCs w:val="23"/>
        </w:rPr>
        <w:t>「</w:t>
      </w:r>
      <w:ins w:id="5" w:author="林忻儒-數位客群部-永豐銀行" w:date="2024-09-19T15:20:00Z">
        <w:r w:rsidR="009C37EC">
          <w:rPr>
            <w:rFonts w:ascii="標楷體" w:eastAsia="標楷體" w:hAnsi="標楷體" w:hint="eastAsia"/>
            <w:sz w:val="23"/>
            <w:szCs w:val="23"/>
          </w:rPr>
          <w:t>首登會員</w:t>
        </w:r>
      </w:ins>
      <w:del w:id="6" w:author="林忻儒-數位客群部-永豐銀行" w:date="2024-09-19T15:20:00Z">
        <w:r w:rsidR="0098060D" w:rsidRPr="0098060D" w:rsidDel="009C37EC">
          <w:rPr>
            <w:rFonts w:ascii="標楷體" w:eastAsia="標楷體" w:hAnsi="標楷體" w:hint="eastAsia"/>
            <w:sz w:val="23"/>
            <w:szCs w:val="23"/>
          </w:rPr>
          <w:delText>永豐VIP</w:delText>
        </w:r>
        <w:r w:rsidR="001B5D21" w:rsidRPr="001B5D21" w:rsidDel="009C37EC">
          <w:rPr>
            <w:rFonts w:ascii="標楷體" w:eastAsia="標楷體" w:hAnsi="標楷體" w:hint="eastAsia"/>
            <w:sz w:val="23"/>
            <w:szCs w:val="23"/>
          </w:rPr>
          <w:delText>限定</w:delText>
        </w:r>
        <w:r w:rsidR="00885F97" w:rsidRPr="00885F97" w:rsidDel="009C37EC">
          <w:rPr>
            <w:rFonts w:ascii="標楷體" w:eastAsia="標楷體" w:hAnsi="標楷體" w:hint="eastAsia"/>
            <w:sz w:val="23"/>
            <w:szCs w:val="23"/>
          </w:rPr>
          <w:delText xml:space="preserve"> </w:delText>
        </w:r>
      </w:del>
      <w:r w:rsidR="00885F97" w:rsidRPr="00885F97">
        <w:rPr>
          <w:rFonts w:ascii="標楷體" w:eastAsia="標楷體" w:hAnsi="標楷體" w:hint="eastAsia"/>
          <w:sz w:val="23"/>
          <w:szCs w:val="23"/>
        </w:rPr>
        <w:t>完成任務最高拿300元」</w:t>
      </w:r>
      <w:r w:rsidRPr="00296090">
        <w:rPr>
          <w:rFonts w:ascii="標楷體" w:eastAsia="標楷體" w:hAnsi="標楷體" w:hint="eastAsia"/>
          <w:sz w:val="23"/>
          <w:szCs w:val="23"/>
        </w:rPr>
        <w:t>活動</w:t>
      </w:r>
    </w:p>
    <w:p w14:paraId="11FA49BA" w14:textId="5CB6C6BC"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二、活動期間：</w:t>
      </w:r>
      <w:commentRangeStart w:id="7"/>
      <w:ins w:id="8" w:author="林忻儒-數位客群部-永豐銀行" w:date="2024-09-19T15:06:00Z">
        <w:r w:rsidR="00142BF6">
          <w:rPr>
            <w:rFonts w:ascii="標楷體" w:eastAsia="標楷體" w:hAnsi="標楷體" w:hint="eastAsia"/>
            <w:sz w:val="23"/>
            <w:szCs w:val="23"/>
          </w:rPr>
          <w:t>即日起</w:t>
        </w:r>
      </w:ins>
      <w:del w:id="9" w:author="林忻儒-數位客群部-永豐銀行" w:date="2024-09-19T15:06:00Z">
        <w:r w:rsidRPr="00296090" w:rsidDel="00142BF6">
          <w:rPr>
            <w:rFonts w:ascii="標楷體" w:eastAsia="標楷體" w:hAnsi="標楷體"/>
            <w:sz w:val="23"/>
            <w:szCs w:val="23"/>
          </w:rPr>
          <w:delText>202</w:delText>
        </w:r>
        <w:r w:rsidRPr="00296090" w:rsidDel="00142BF6">
          <w:rPr>
            <w:rFonts w:ascii="標楷體" w:eastAsia="標楷體" w:hAnsi="標楷體" w:hint="eastAsia"/>
            <w:sz w:val="23"/>
            <w:szCs w:val="23"/>
          </w:rPr>
          <w:delText>4</w:delText>
        </w:r>
        <w:r w:rsidR="002F545E" w:rsidDel="00142BF6">
          <w:rPr>
            <w:rFonts w:ascii="標楷體" w:eastAsia="標楷體" w:hAnsi="標楷體" w:hint="eastAsia"/>
            <w:sz w:val="23"/>
            <w:szCs w:val="23"/>
          </w:rPr>
          <w:delText>/</w:delText>
        </w:r>
        <w:r w:rsidRPr="00296090" w:rsidDel="00142BF6">
          <w:rPr>
            <w:rFonts w:ascii="標楷體" w:eastAsia="標楷體" w:hAnsi="標楷體" w:hint="eastAsia"/>
            <w:sz w:val="23"/>
            <w:szCs w:val="23"/>
          </w:rPr>
          <w:delText>0</w:delText>
        </w:r>
        <w:r w:rsidR="00E04851" w:rsidDel="00142BF6">
          <w:rPr>
            <w:rFonts w:ascii="標楷體" w:eastAsia="標楷體" w:hAnsi="標楷體" w:hint="eastAsia"/>
            <w:sz w:val="23"/>
            <w:szCs w:val="23"/>
          </w:rPr>
          <w:delText>9</w:delText>
        </w:r>
        <w:r w:rsidR="002F545E" w:rsidDel="00142BF6">
          <w:rPr>
            <w:rFonts w:ascii="標楷體" w:eastAsia="標楷體" w:hAnsi="標楷體" w:hint="eastAsia"/>
            <w:sz w:val="23"/>
            <w:szCs w:val="23"/>
          </w:rPr>
          <w:delText>/</w:delText>
        </w:r>
        <w:r w:rsidR="00E14DF9" w:rsidDel="00142BF6">
          <w:rPr>
            <w:rFonts w:ascii="標楷體" w:eastAsia="標楷體" w:hAnsi="標楷體" w:hint="eastAsia"/>
            <w:sz w:val="23"/>
            <w:szCs w:val="23"/>
          </w:rPr>
          <w:delText>0</w:delText>
        </w:r>
        <w:r w:rsidR="00885F97" w:rsidDel="00142BF6">
          <w:rPr>
            <w:rFonts w:ascii="標楷體" w:eastAsia="標楷體" w:hAnsi="標楷體" w:hint="eastAsia"/>
            <w:sz w:val="23"/>
            <w:szCs w:val="23"/>
          </w:rPr>
          <w:delText>2</w:delText>
        </w:r>
      </w:del>
      <w:r w:rsidR="002F545E">
        <w:rPr>
          <w:rFonts w:ascii="標楷體" w:eastAsia="標楷體" w:hAnsi="標楷體" w:hint="eastAsia"/>
          <w:sz w:val="23"/>
          <w:szCs w:val="23"/>
        </w:rPr>
        <w:t>-</w:t>
      </w:r>
      <w:r w:rsidRPr="00296090">
        <w:rPr>
          <w:rFonts w:ascii="標楷體" w:eastAsia="標楷體" w:hAnsi="標楷體"/>
          <w:sz w:val="23"/>
          <w:szCs w:val="23"/>
        </w:rPr>
        <w:t>202</w:t>
      </w:r>
      <w:r w:rsidRPr="00296090">
        <w:rPr>
          <w:rFonts w:ascii="標楷體" w:eastAsia="標楷體" w:hAnsi="標楷體" w:hint="eastAsia"/>
          <w:sz w:val="23"/>
          <w:szCs w:val="23"/>
        </w:rPr>
        <w:t>4</w:t>
      </w:r>
      <w:r w:rsidR="002F545E">
        <w:rPr>
          <w:rFonts w:ascii="標楷體" w:eastAsia="標楷體" w:hAnsi="標楷體" w:hint="eastAsia"/>
          <w:sz w:val="23"/>
          <w:szCs w:val="23"/>
        </w:rPr>
        <w:t>/</w:t>
      </w:r>
      <w:r w:rsidR="00E04851">
        <w:rPr>
          <w:rFonts w:ascii="標楷體" w:eastAsia="標楷體" w:hAnsi="標楷體" w:hint="eastAsia"/>
          <w:sz w:val="23"/>
          <w:szCs w:val="23"/>
        </w:rPr>
        <w:t>1</w:t>
      </w:r>
      <w:r w:rsidR="00885F97">
        <w:rPr>
          <w:rFonts w:ascii="標楷體" w:eastAsia="標楷體" w:hAnsi="標楷體" w:hint="eastAsia"/>
          <w:sz w:val="23"/>
          <w:szCs w:val="23"/>
        </w:rPr>
        <w:t>2</w:t>
      </w:r>
      <w:r w:rsidR="002F545E">
        <w:rPr>
          <w:rFonts w:ascii="標楷體" w:eastAsia="標楷體" w:hAnsi="標楷體" w:hint="eastAsia"/>
          <w:sz w:val="23"/>
          <w:szCs w:val="23"/>
        </w:rPr>
        <w:t>/</w:t>
      </w:r>
      <w:r w:rsidR="00E14DF9">
        <w:rPr>
          <w:rFonts w:ascii="標楷體" w:eastAsia="標楷體" w:hAnsi="標楷體" w:hint="eastAsia"/>
          <w:sz w:val="23"/>
          <w:szCs w:val="23"/>
        </w:rPr>
        <w:t>3</w:t>
      </w:r>
      <w:r w:rsidR="00885F97">
        <w:rPr>
          <w:rFonts w:ascii="標楷體" w:eastAsia="標楷體" w:hAnsi="標楷體" w:hint="eastAsia"/>
          <w:sz w:val="23"/>
          <w:szCs w:val="23"/>
        </w:rPr>
        <w:t>1</w:t>
      </w:r>
      <w:r w:rsidRPr="00296090">
        <w:rPr>
          <w:rFonts w:ascii="標楷體" w:eastAsia="標楷體" w:hAnsi="標楷體" w:hint="eastAsia"/>
          <w:sz w:val="23"/>
          <w:szCs w:val="23"/>
        </w:rPr>
        <w:t>。</w:t>
      </w:r>
      <w:commentRangeEnd w:id="7"/>
      <w:r w:rsidR="009068A6">
        <w:rPr>
          <w:rStyle w:val="ac"/>
          <w:rFonts w:asciiTheme="minorHAnsi" w:eastAsiaTheme="minorEastAsia" w:cstheme="minorBidi"/>
          <w:color w:val="auto"/>
          <w:kern w:val="2"/>
          <w14:ligatures w14:val="standardContextual"/>
        </w:rPr>
        <w:commentReference w:id="7"/>
      </w:r>
    </w:p>
    <w:p w14:paraId="49EB26A8" w14:textId="745E1FEB"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三、活動對象：</w:t>
      </w:r>
      <w:bookmarkStart w:id="10" w:name="_Hlk175586906"/>
      <w:r w:rsidR="00854610">
        <w:rPr>
          <w:rFonts w:ascii="標楷體" w:eastAsia="標楷體" w:hAnsi="標楷體" w:hint="eastAsia"/>
          <w:sz w:val="23"/>
          <w:szCs w:val="23"/>
        </w:rPr>
        <w:t>本活動僅</w:t>
      </w:r>
      <w:r w:rsidR="00EA36C7">
        <w:rPr>
          <w:rFonts w:ascii="標楷體" w:eastAsia="標楷體" w:hAnsi="標楷體" w:hint="eastAsia"/>
          <w:sz w:val="23"/>
          <w:szCs w:val="23"/>
        </w:rPr>
        <w:t>限</w:t>
      </w:r>
      <w:r w:rsidR="00854610">
        <w:rPr>
          <w:rFonts w:ascii="標楷體" w:eastAsia="標楷體" w:hAnsi="標楷體" w:hint="eastAsia"/>
          <w:sz w:val="23"/>
          <w:szCs w:val="23"/>
        </w:rPr>
        <w:t>特定</w:t>
      </w:r>
      <w:r w:rsidR="00EA36C7">
        <w:rPr>
          <w:rFonts w:ascii="標楷體" w:eastAsia="標楷體" w:hAnsi="標楷體" w:hint="eastAsia"/>
          <w:sz w:val="23"/>
          <w:szCs w:val="23"/>
        </w:rPr>
        <w:t>受邀對象</w:t>
      </w:r>
      <w:bookmarkEnd w:id="10"/>
      <w:commentRangeStart w:id="11"/>
      <w:ins w:id="12" w:author="林忻儒-數位客群部-永豐銀行" w:date="2024-09-19T15:18:00Z">
        <w:r w:rsidR="00B14BD7">
          <w:rPr>
            <w:rFonts w:ascii="標楷體" w:eastAsia="標楷體" w:hAnsi="標楷體" w:hint="eastAsia"/>
            <w:sz w:val="23"/>
            <w:szCs w:val="23"/>
          </w:rPr>
          <w:t>，且從未登入</w:t>
        </w:r>
      </w:ins>
      <w:ins w:id="13" w:author="林忻儒-數位客群部-永豐銀行" w:date="2024-09-19T15:19:00Z">
        <w:r w:rsidR="00B14BD7">
          <w:rPr>
            <w:rFonts w:ascii="標楷體" w:eastAsia="標楷體" w:hAnsi="標楷體" w:hint="eastAsia"/>
            <w:sz w:val="23"/>
            <w:szCs w:val="23"/>
          </w:rPr>
          <w:t>永豐網銀會員者</w:t>
        </w:r>
        <w:commentRangeEnd w:id="11"/>
        <w:r w:rsidR="00B14BD7">
          <w:rPr>
            <w:rStyle w:val="ac"/>
            <w:rFonts w:asciiTheme="minorHAnsi" w:eastAsiaTheme="minorEastAsia" w:cstheme="minorBidi"/>
            <w:color w:val="auto"/>
            <w:kern w:val="2"/>
            <w14:ligatures w14:val="standardContextual"/>
          </w:rPr>
          <w:commentReference w:id="11"/>
        </w:r>
      </w:ins>
      <w:r w:rsidRPr="00296090">
        <w:rPr>
          <w:rFonts w:ascii="標楷體" w:eastAsia="標楷體" w:hAnsi="標楷體" w:hint="eastAsia"/>
          <w:sz w:val="23"/>
          <w:szCs w:val="23"/>
        </w:rPr>
        <w:t>。</w:t>
      </w:r>
    </w:p>
    <w:p w14:paraId="79304A96" w14:textId="4CAA5B6C" w:rsidR="00397480"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四、活動說明：</w:t>
      </w:r>
    </w:p>
    <w:p w14:paraId="42327989" w14:textId="0E2AB7B9" w:rsidR="00397480" w:rsidRPr="00296090" w:rsidRDefault="0083633C" w:rsidP="00BA45B6">
      <w:pPr>
        <w:pStyle w:val="Default"/>
        <w:ind w:leftChars="100" w:left="240"/>
        <w:jc w:val="both"/>
        <w:rPr>
          <w:rFonts w:ascii="標楷體" w:eastAsia="標楷體" w:hAnsi="標楷體"/>
          <w:sz w:val="23"/>
          <w:szCs w:val="23"/>
        </w:rPr>
      </w:pPr>
      <w:r w:rsidRPr="00296090">
        <w:rPr>
          <w:rFonts w:ascii="標楷體" w:eastAsia="標楷體" w:hAnsi="標楷體"/>
          <w:sz w:val="23"/>
          <w:szCs w:val="23"/>
        </w:rPr>
        <w:t>(</w:t>
      </w:r>
      <w:r w:rsidR="006C0E93" w:rsidRPr="00296090">
        <w:rPr>
          <w:rFonts w:ascii="標楷體" w:eastAsia="標楷體" w:hAnsi="標楷體" w:hint="eastAsia"/>
          <w:sz w:val="23"/>
          <w:szCs w:val="23"/>
        </w:rPr>
        <w:t>一</w:t>
      </w:r>
      <w:r w:rsidRPr="00296090">
        <w:rPr>
          <w:rFonts w:ascii="標楷體" w:eastAsia="標楷體" w:hAnsi="標楷體"/>
          <w:sz w:val="23"/>
          <w:szCs w:val="23"/>
        </w:rPr>
        <w:t xml:space="preserve">) </w:t>
      </w:r>
      <w:r w:rsidR="00397480" w:rsidRPr="00296090">
        <w:rPr>
          <w:rFonts w:ascii="標楷體" w:eastAsia="標楷體" w:hAnsi="標楷體" w:hint="eastAsia"/>
          <w:sz w:val="23"/>
          <w:szCs w:val="23"/>
        </w:rPr>
        <w:t>活動資格</w:t>
      </w:r>
      <w:r w:rsidR="003B400F" w:rsidRPr="00296090">
        <w:rPr>
          <w:rFonts w:ascii="標楷體" w:eastAsia="標楷體" w:hAnsi="標楷體" w:hint="eastAsia"/>
          <w:sz w:val="23"/>
          <w:szCs w:val="23"/>
        </w:rPr>
        <w:t>:</w:t>
      </w:r>
      <w:r w:rsidR="003B400F" w:rsidRPr="00296090">
        <w:rPr>
          <w:rFonts w:ascii="標楷體" w:eastAsia="標楷體" w:hAnsi="標楷體" w:hint="eastAsia"/>
        </w:rPr>
        <w:t xml:space="preserve"> </w:t>
      </w:r>
      <w:r w:rsidR="00F67B9F" w:rsidRPr="00F67B9F">
        <w:rPr>
          <w:rFonts w:ascii="標楷體" w:eastAsia="標楷體" w:hAnsi="標楷體" w:hint="eastAsia"/>
          <w:sz w:val="23"/>
          <w:szCs w:val="23"/>
        </w:rPr>
        <w:t>本活動僅限特定受邀對象</w:t>
      </w:r>
      <w:r w:rsidR="003B400F" w:rsidRPr="00296090">
        <w:rPr>
          <w:rFonts w:ascii="標楷體" w:eastAsia="標楷體" w:hAnsi="標楷體" w:hint="eastAsia"/>
          <w:sz w:val="23"/>
          <w:szCs w:val="23"/>
        </w:rPr>
        <w:t>（以下簡稱</w:t>
      </w:r>
      <w:r w:rsidR="00331E4F">
        <w:rPr>
          <w:rFonts w:ascii="標楷體" w:eastAsia="標楷體" w:hAnsi="標楷體" w:hint="eastAsia"/>
          <w:sz w:val="23"/>
          <w:szCs w:val="23"/>
        </w:rPr>
        <w:t>參加</w:t>
      </w:r>
      <w:r w:rsidR="003B400F" w:rsidRPr="00296090">
        <w:rPr>
          <w:rFonts w:ascii="標楷體" w:eastAsia="標楷體" w:hAnsi="標楷體" w:hint="eastAsia"/>
          <w:sz w:val="23"/>
          <w:szCs w:val="23"/>
        </w:rPr>
        <w:t>者）。</w:t>
      </w:r>
    </w:p>
    <w:p w14:paraId="57932B5F" w14:textId="003AE6EA" w:rsidR="0083633C" w:rsidRPr="00296090" w:rsidRDefault="00397480" w:rsidP="00BA45B6">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 xml:space="preserve">(二) </w:t>
      </w:r>
      <w:r w:rsidR="0083633C" w:rsidRPr="00296090">
        <w:rPr>
          <w:rFonts w:ascii="標楷體" w:eastAsia="標楷體" w:hAnsi="標楷體" w:hint="eastAsia"/>
          <w:sz w:val="23"/>
          <w:szCs w:val="23"/>
        </w:rPr>
        <w:t>活動內容：</w:t>
      </w:r>
    </w:p>
    <w:p w14:paraId="28D15767" w14:textId="764946FB" w:rsidR="00E14DF9" w:rsidRPr="00E14DF9" w:rsidRDefault="005F1E4C" w:rsidP="00E04851">
      <w:pPr>
        <w:numPr>
          <w:ilvl w:val="2"/>
          <w:numId w:val="11"/>
        </w:numPr>
        <w:rPr>
          <w:rFonts w:ascii="標楷體" w:eastAsia="標楷體" w:hAnsi="標楷體"/>
          <w:color w:val="000000" w:themeColor="text1"/>
          <w:szCs w:val="24"/>
          <w14:ligatures w14:val="none"/>
        </w:rPr>
      </w:pPr>
      <w:r>
        <w:rPr>
          <w:rFonts w:ascii="標楷體" w:eastAsia="標楷體" w:hAnsi="標楷體" w:hint="eastAsia"/>
          <w:color w:val="000000" w:themeColor="text1"/>
          <w:szCs w:val="24"/>
          <w14:ligatures w14:val="none"/>
        </w:rPr>
        <w:t>網銀</w:t>
      </w:r>
      <w:r w:rsidR="00E14DF9" w:rsidRPr="00E14DF9">
        <w:rPr>
          <w:rFonts w:ascii="標楷體" w:eastAsia="標楷體" w:hAnsi="標楷體" w:hint="eastAsia"/>
          <w:color w:val="000000" w:themeColor="text1"/>
          <w:szCs w:val="24"/>
          <w14:ligatures w14:val="none"/>
        </w:rPr>
        <w:t xml:space="preserve">首登禮: </w:t>
      </w:r>
      <w:r w:rsidR="00331E4F">
        <w:rPr>
          <w:rFonts w:ascii="標楷體" w:eastAsia="標楷體" w:hAnsi="標楷體" w:hint="eastAsia"/>
          <w:sz w:val="23"/>
          <w:szCs w:val="23"/>
        </w:rPr>
        <w:t>參加</w:t>
      </w:r>
      <w:r w:rsidR="00331E4F" w:rsidRPr="00296090">
        <w:rPr>
          <w:rFonts w:ascii="標楷體" w:eastAsia="標楷體" w:hAnsi="標楷體" w:hint="eastAsia"/>
          <w:sz w:val="23"/>
          <w:szCs w:val="23"/>
        </w:rPr>
        <w:t>者</w:t>
      </w:r>
      <w:r w:rsidR="00E14DF9" w:rsidRPr="00E14DF9">
        <w:rPr>
          <w:rFonts w:ascii="標楷體" w:eastAsia="標楷體" w:hAnsi="標楷體" w:hint="eastAsia"/>
          <w:color w:val="000000" w:themeColor="text1"/>
          <w:szCs w:val="24"/>
          <w14:ligatures w14:val="none"/>
        </w:rPr>
        <w:t>在活動期間完成活動登錄且首次成為網銀會員，</w:t>
      </w:r>
      <w:commentRangeStart w:id="14"/>
      <w:r w:rsidR="00E14DF9" w:rsidRPr="00E14DF9">
        <w:rPr>
          <w:rFonts w:ascii="標楷體" w:eastAsia="標楷體" w:hAnsi="標楷體" w:hint="eastAsia"/>
          <w:color w:val="000000" w:themeColor="text1"/>
          <w:szCs w:val="24"/>
          <w14:ligatures w14:val="none"/>
        </w:rPr>
        <w:t>並且在</w:t>
      </w:r>
      <w:del w:id="15" w:author="吳雨蒨-法務處-永豐銀行" w:date="2024-09-16T17:49:00Z">
        <w:r w:rsidR="00E14DF9" w:rsidRPr="00E14DF9" w:rsidDel="00F53692">
          <w:rPr>
            <w:rFonts w:ascii="標楷體" w:eastAsia="標楷體" w:hAnsi="標楷體" w:hint="eastAsia"/>
            <w:color w:val="000000" w:themeColor="text1"/>
            <w:szCs w:val="24"/>
            <w14:ligatures w14:val="none"/>
          </w:rPr>
          <w:delText>永豐銀行</w:delText>
        </w:r>
      </w:del>
      <w:r w:rsidR="00F67B9F" w:rsidRPr="00E14DF9">
        <w:rPr>
          <w:rFonts w:ascii="標楷體" w:eastAsia="標楷體" w:hAnsi="標楷體" w:hint="eastAsia"/>
          <w:color w:val="000000" w:themeColor="text1"/>
          <w:szCs w:val="24"/>
          <w14:ligatures w14:val="none"/>
        </w:rPr>
        <w:t>「永豐行動銀行APP</w:t>
      </w:r>
      <w:r w:rsidR="00F67B9F">
        <w:rPr>
          <w:rFonts w:ascii="標楷體" w:eastAsia="標楷體" w:hAnsi="標楷體" w:hint="eastAsia"/>
          <w:color w:val="000000" w:themeColor="text1"/>
          <w:szCs w:val="24"/>
          <w14:ligatures w14:val="none"/>
        </w:rPr>
        <w:t xml:space="preserve"> 或 </w:t>
      </w:r>
      <w:r w:rsidR="00F67B9F" w:rsidRPr="00E14DF9">
        <w:rPr>
          <w:rFonts w:ascii="標楷體" w:eastAsia="標楷體" w:hAnsi="標楷體" w:hint="eastAsia"/>
          <w:color w:val="000000" w:themeColor="text1"/>
          <w:szCs w:val="24"/>
          <w14:ligatures w14:val="none"/>
        </w:rPr>
        <w:t>MMA金融交易網」</w:t>
      </w:r>
      <w:r w:rsidR="00E14DF9" w:rsidRPr="00E14DF9">
        <w:rPr>
          <w:rFonts w:ascii="標楷體" w:eastAsia="標楷體" w:hAnsi="標楷體" w:hint="eastAsia"/>
          <w:color w:val="000000" w:themeColor="text1"/>
          <w:szCs w:val="24"/>
          <w14:ligatures w14:val="none"/>
        </w:rPr>
        <w:t>完成首次登入</w:t>
      </w:r>
      <w:ins w:id="16" w:author="吳雨蒨-法務處-永豐銀行" w:date="2024-09-16T18:10:00Z">
        <w:r w:rsidR="007A188D">
          <w:rPr>
            <w:rFonts w:ascii="標楷體" w:eastAsia="標楷體" w:hAnsi="標楷體" w:hint="eastAsia"/>
            <w:color w:val="000000" w:themeColor="text1"/>
            <w:szCs w:val="24"/>
            <w14:ligatures w14:val="none"/>
          </w:rPr>
          <w:t>成功</w:t>
        </w:r>
      </w:ins>
      <w:commentRangeEnd w:id="14"/>
      <w:ins w:id="17" w:author="吳雨蒨-法務處-永豐銀行" w:date="2024-09-16T18:13:00Z">
        <w:r w:rsidR="00D46C71">
          <w:rPr>
            <w:rStyle w:val="ac"/>
          </w:rPr>
          <w:commentReference w:id="14"/>
        </w:r>
      </w:ins>
      <w:r w:rsidR="00E14DF9" w:rsidRPr="00E14DF9">
        <w:rPr>
          <w:rFonts w:ascii="標楷體" w:eastAsia="標楷體" w:hAnsi="標楷體" w:hint="eastAsia"/>
          <w:color w:val="000000" w:themeColor="text1"/>
          <w:szCs w:val="24"/>
          <w14:ligatures w14:val="none"/>
        </w:rPr>
        <w:t>，即</w:t>
      </w:r>
      <w:r w:rsidR="00F67B9F">
        <w:rPr>
          <w:rFonts w:ascii="標楷體" w:eastAsia="標楷體" w:hAnsi="標楷體" w:hint="eastAsia"/>
          <w:color w:val="000000" w:themeColor="text1"/>
          <w:szCs w:val="24"/>
          <w14:ligatures w14:val="none"/>
        </w:rPr>
        <w:t>符合</w:t>
      </w:r>
      <w:ins w:id="18" w:author="吳雨蒨-法務處-永豐銀行" w:date="2024-09-16T17:49:00Z">
        <w:r w:rsidR="00F53692">
          <w:rPr>
            <w:rFonts w:ascii="標楷體" w:eastAsia="標楷體" w:hAnsi="標楷體" w:hint="eastAsia"/>
            <w:color w:val="000000" w:themeColor="text1"/>
            <w:szCs w:val="24"/>
            <w14:ligatures w14:val="none"/>
          </w:rPr>
          <w:t>新臺幣(以下同)</w:t>
        </w:r>
      </w:ins>
      <w:r w:rsidR="00F67B9F">
        <w:rPr>
          <w:rFonts w:ascii="標楷體" w:eastAsia="標楷體" w:hAnsi="標楷體" w:hint="eastAsia"/>
          <w:color w:val="000000" w:themeColor="text1"/>
          <w:szCs w:val="24"/>
          <w14:ligatures w14:val="none"/>
        </w:rPr>
        <w:t>「100元回饋金」抽獎資格</w:t>
      </w:r>
      <w:r w:rsidR="00E14DF9" w:rsidRPr="00E14DF9">
        <w:rPr>
          <w:rFonts w:ascii="標楷體" w:eastAsia="標楷體" w:hAnsi="標楷體" w:hint="eastAsia"/>
          <w:color w:val="000000" w:themeColor="text1"/>
          <w:szCs w:val="24"/>
          <w14:ligatures w14:val="none"/>
        </w:rPr>
        <w:t>，每戶</w:t>
      </w:r>
      <w:r w:rsidR="00F67B9F">
        <w:rPr>
          <w:rFonts w:ascii="標楷體" w:eastAsia="標楷體" w:hAnsi="標楷體" w:hint="eastAsia"/>
          <w:color w:val="000000" w:themeColor="text1"/>
          <w:szCs w:val="24"/>
          <w14:ligatures w14:val="none"/>
        </w:rPr>
        <w:t>抽獎機會限</w:t>
      </w:r>
      <w:r w:rsidR="00E14DF9" w:rsidRPr="00E14DF9">
        <w:rPr>
          <w:rFonts w:ascii="標楷體" w:eastAsia="標楷體" w:hAnsi="標楷體" w:hint="eastAsia"/>
          <w:color w:val="000000" w:themeColor="text1"/>
          <w:szCs w:val="24"/>
          <w14:ligatures w14:val="none"/>
        </w:rPr>
        <w:t>一次 (限量1,500名)。</w:t>
      </w:r>
    </w:p>
    <w:p w14:paraId="0212D81F" w14:textId="33620397" w:rsidR="00E14DF9" w:rsidRPr="00E14DF9" w:rsidRDefault="005F1E4C" w:rsidP="00E04851">
      <w:pPr>
        <w:numPr>
          <w:ilvl w:val="2"/>
          <w:numId w:val="11"/>
        </w:numPr>
        <w:rPr>
          <w:rFonts w:ascii="標楷體" w:eastAsia="標楷體" w:hAnsi="標楷體"/>
          <w:color w:val="000000" w:themeColor="text1"/>
          <w:szCs w:val="24"/>
          <w14:ligatures w14:val="none"/>
        </w:rPr>
      </w:pPr>
      <w:commentRangeStart w:id="19"/>
      <w:r>
        <w:rPr>
          <w:rFonts w:ascii="標楷體" w:eastAsia="標楷體" w:hAnsi="標楷體" w:hint="eastAsia"/>
          <w:color w:val="000000" w:themeColor="text1"/>
          <w:szCs w:val="24"/>
          <w14:ligatures w14:val="none"/>
        </w:rPr>
        <w:t>D</w:t>
      </w:r>
      <w:r>
        <w:rPr>
          <w:rFonts w:ascii="標楷體" w:eastAsia="標楷體" w:hAnsi="標楷體"/>
          <w:color w:val="000000" w:themeColor="text1"/>
          <w:szCs w:val="24"/>
          <w14:ligatures w14:val="none"/>
        </w:rPr>
        <w:t>AWHO</w:t>
      </w:r>
      <w:r w:rsidR="00F67B9F">
        <w:rPr>
          <w:rFonts w:ascii="標楷體" w:eastAsia="標楷體" w:hAnsi="標楷體" w:hint="eastAsia"/>
          <w:color w:val="000000" w:themeColor="text1"/>
          <w:szCs w:val="24"/>
          <w14:ligatures w14:val="none"/>
        </w:rPr>
        <w:t>虎</w:t>
      </w:r>
      <w:r w:rsidR="00331E4F">
        <w:rPr>
          <w:rFonts w:ascii="標楷體" w:eastAsia="標楷體" w:hAnsi="標楷體" w:hint="eastAsia"/>
          <w:color w:val="000000" w:themeColor="text1"/>
          <w:szCs w:val="24"/>
          <w14:ligatures w14:val="none"/>
        </w:rPr>
        <w:t>力</w:t>
      </w:r>
      <w:r w:rsidR="00F67B9F">
        <w:rPr>
          <w:rFonts w:ascii="標楷體" w:eastAsia="標楷體" w:hAnsi="標楷體" w:hint="eastAsia"/>
          <w:color w:val="000000" w:themeColor="text1"/>
          <w:szCs w:val="24"/>
          <w14:ligatures w14:val="none"/>
        </w:rPr>
        <w:t>旺</w:t>
      </w:r>
      <w:r w:rsidR="00E14DF9" w:rsidRPr="00E14DF9">
        <w:rPr>
          <w:rFonts w:ascii="標楷體" w:eastAsia="標楷體" w:hAnsi="標楷體" w:hint="eastAsia"/>
          <w:color w:val="000000" w:themeColor="text1"/>
          <w:szCs w:val="24"/>
          <w14:ligatures w14:val="none"/>
        </w:rPr>
        <w:t xml:space="preserve">: </w:t>
      </w:r>
      <w:r w:rsidR="00C42C11">
        <w:rPr>
          <w:rFonts w:ascii="標楷體" w:eastAsia="標楷體" w:hAnsi="標楷體" w:hint="eastAsia"/>
          <w:color w:val="000000" w:themeColor="text1"/>
          <w:szCs w:val="24"/>
          <w14:ligatures w14:val="none"/>
        </w:rPr>
        <w:t>請參照現行</w:t>
      </w:r>
      <w:hyperlink r:id="rId11" w:history="1">
        <w:r w:rsidR="00C42C11" w:rsidRPr="00C42C11">
          <w:rPr>
            <w:rStyle w:val="a4"/>
            <w:rFonts w:ascii="標楷體" w:eastAsia="標楷體" w:hAnsi="標楷體" w:hint="eastAsia"/>
            <w:szCs w:val="24"/>
            <w14:ligatures w14:val="none"/>
          </w:rPr>
          <w:t>虎力旺活動頁</w:t>
        </w:r>
      </w:hyperlink>
      <w:r w:rsidR="00C42C11">
        <w:rPr>
          <w:rFonts w:ascii="標楷體" w:eastAsia="標楷體" w:hAnsi="標楷體" w:hint="eastAsia"/>
          <w:color w:val="000000" w:themeColor="text1"/>
          <w:szCs w:val="24"/>
          <w14:ligatures w14:val="none"/>
        </w:rPr>
        <w:t>說明。</w:t>
      </w:r>
      <w:commentRangeEnd w:id="19"/>
      <w:r w:rsidR="00F1631E">
        <w:rPr>
          <w:rStyle w:val="ac"/>
        </w:rPr>
        <w:commentReference w:id="19"/>
      </w:r>
    </w:p>
    <w:p w14:paraId="27F9DE9A" w14:textId="29B1899A" w:rsidR="00E14DF9" w:rsidRPr="00E14DF9" w:rsidRDefault="006525FF" w:rsidP="00E04851">
      <w:pPr>
        <w:numPr>
          <w:ilvl w:val="2"/>
          <w:numId w:val="11"/>
        </w:numPr>
        <w:rPr>
          <w:rFonts w:ascii="標楷體" w:eastAsia="標楷體" w:hAnsi="標楷體"/>
          <w:color w:val="000000" w:themeColor="text1"/>
          <w:szCs w:val="24"/>
          <w14:ligatures w14:val="none"/>
        </w:rPr>
      </w:pPr>
      <w:r>
        <w:rPr>
          <w:rFonts w:ascii="標楷體" w:eastAsia="標楷體" w:hAnsi="標楷體" w:hint="eastAsia"/>
          <w:color w:val="000000" w:themeColor="text1"/>
          <w:szCs w:val="24"/>
          <w14:ligatures w14:val="none"/>
        </w:rPr>
        <w:t>網銀</w:t>
      </w:r>
      <w:r w:rsidR="00E14DF9" w:rsidRPr="00E14DF9">
        <w:rPr>
          <w:rFonts w:ascii="標楷體" w:eastAsia="標楷體" w:hAnsi="標楷體" w:hint="eastAsia"/>
          <w:color w:val="000000" w:themeColor="text1"/>
          <w:szCs w:val="24"/>
          <w14:ligatures w14:val="none"/>
        </w:rPr>
        <w:t>首登禮及</w:t>
      </w:r>
      <w:r>
        <w:rPr>
          <w:rFonts w:ascii="標楷體" w:eastAsia="標楷體" w:hAnsi="標楷體" w:hint="eastAsia"/>
          <w:color w:val="000000" w:themeColor="text1"/>
          <w:szCs w:val="24"/>
          <w14:ligatures w14:val="none"/>
        </w:rPr>
        <w:t>D</w:t>
      </w:r>
      <w:r>
        <w:rPr>
          <w:rFonts w:ascii="標楷體" w:eastAsia="標楷體" w:hAnsi="標楷體"/>
          <w:color w:val="000000" w:themeColor="text1"/>
          <w:szCs w:val="24"/>
          <w14:ligatures w14:val="none"/>
        </w:rPr>
        <w:t>AWHO</w:t>
      </w:r>
      <w:r>
        <w:rPr>
          <w:rFonts w:ascii="標楷體" w:eastAsia="標楷體" w:hAnsi="標楷體" w:hint="eastAsia"/>
          <w:color w:val="000000" w:themeColor="text1"/>
          <w:szCs w:val="24"/>
          <w14:ligatures w14:val="none"/>
        </w:rPr>
        <w:t>虎利旺</w:t>
      </w:r>
      <w:r w:rsidR="00E14DF9" w:rsidRPr="00E14DF9">
        <w:rPr>
          <w:rFonts w:ascii="標楷體" w:eastAsia="標楷體" w:hAnsi="標楷體" w:hint="eastAsia"/>
          <w:color w:val="000000" w:themeColor="text1"/>
          <w:szCs w:val="24"/>
          <w14:ligatures w14:val="none"/>
        </w:rPr>
        <w:t>每人各限獲一次</w:t>
      </w:r>
      <w:r>
        <w:rPr>
          <w:rFonts w:ascii="標楷體" w:eastAsia="標楷體" w:hAnsi="標楷體" w:hint="eastAsia"/>
          <w:color w:val="000000" w:themeColor="text1"/>
          <w:szCs w:val="24"/>
          <w14:ligatures w14:val="none"/>
        </w:rPr>
        <w:t>抽獎與</w:t>
      </w:r>
      <w:r w:rsidR="00E14DF9" w:rsidRPr="00E14DF9">
        <w:rPr>
          <w:rFonts w:ascii="標楷體" w:eastAsia="標楷體" w:hAnsi="標楷體" w:hint="eastAsia"/>
          <w:color w:val="000000" w:themeColor="text1"/>
          <w:szCs w:val="24"/>
          <w14:ligatures w14:val="none"/>
        </w:rPr>
        <w:t>回饋機會，</w:t>
      </w:r>
      <w:r w:rsidR="00D04D4A">
        <w:rPr>
          <w:rFonts w:ascii="標楷體" w:eastAsia="標楷體" w:hAnsi="標楷體" w:hint="eastAsia"/>
          <w:color w:val="000000" w:themeColor="text1"/>
          <w:szCs w:val="24"/>
          <w14:ligatures w14:val="none"/>
        </w:rPr>
        <w:t>兩檔活動皆須登錄活動，兩檔活動合計</w:t>
      </w:r>
      <w:r w:rsidR="00E14DF9" w:rsidRPr="00E14DF9">
        <w:rPr>
          <w:rFonts w:ascii="標楷體" w:eastAsia="標楷體" w:hAnsi="標楷體" w:hint="eastAsia"/>
          <w:color w:val="000000" w:themeColor="text1"/>
          <w:szCs w:val="24"/>
          <w14:ligatures w14:val="none"/>
        </w:rPr>
        <w:t>最高可獲得</w:t>
      </w:r>
      <w:r>
        <w:rPr>
          <w:rFonts w:ascii="標楷體" w:eastAsia="標楷體" w:hAnsi="標楷體" w:hint="eastAsia"/>
          <w:color w:val="000000" w:themeColor="text1"/>
          <w:szCs w:val="24"/>
          <w14:ligatures w14:val="none"/>
        </w:rPr>
        <w:t>300元回饋金</w:t>
      </w:r>
      <w:r w:rsidR="00E14DF9" w:rsidRPr="00E14DF9">
        <w:rPr>
          <w:rFonts w:ascii="標楷體" w:eastAsia="標楷體" w:hAnsi="標楷體" w:hint="eastAsia"/>
          <w:color w:val="000000" w:themeColor="text1"/>
          <w:szCs w:val="24"/>
          <w14:ligatures w14:val="none"/>
        </w:rPr>
        <w:t>。</w:t>
      </w:r>
    </w:p>
    <w:p w14:paraId="56B031EA" w14:textId="2B4A7E04" w:rsidR="004059E9" w:rsidRPr="004059E9" w:rsidRDefault="0083633C" w:rsidP="000B18AF">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w:t>
      </w:r>
      <w:r w:rsidR="003B400F" w:rsidRPr="00296090">
        <w:rPr>
          <w:rFonts w:ascii="標楷體" w:eastAsia="標楷體" w:hAnsi="標楷體" w:hint="eastAsia"/>
          <w:sz w:val="23"/>
          <w:szCs w:val="23"/>
        </w:rPr>
        <w:t>三</w:t>
      </w:r>
      <w:r w:rsidRPr="00296090">
        <w:rPr>
          <w:rFonts w:ascii="標楷體" w:eastAsia="標楷體" w:hAnsi="標楷體"/>
          <w:sz w:val="23"/>
          <w:szCs w:val="23"/>
        </w:rPr>
        <w:t>)</w:t>
      </w:r>
      <w:r w:rsidR="008C1C42" w:rsidRPr="00296090">
        <w:rPr>
          <w:rFonts w:ascii="標楷體" w:eastAsia="標楷體" w:hAnsi="標楷體" w:hint="eastAsia"/>
        </w:rPr>
        <w:t xml:space="preserve"> </w:t>
      </w:r>
      <w:bookmarkStart w:id="20" w:name="_Hlk170811565"/>
      <w:r w:rsidR="006061EA">
        <w:rPr>
          <w:rFonts w:ascii="標楷體" w:eastAsia="標楷體" w:hAnsi="標楷體" w:hint="eastAsia"/>
          <w:sz w:val="23"/>
          <w:szCs w:val="23"/>
        </w:rPr>
        <w:t>回饋</w:t>
      </w:r>
      <w:r w:rsidR="00331E4F">
        <w:rPr>
          <w:rFonts w:ascii="標楷體" w:eastAsia="標楷體" w:hAnsi="標楷體" w:hint="eastAsia"/>
          <w:sz w:val="23"/>
          <w:szCs w:val="23"/>
        </w:rPr>
        <w:t>金匯入</w:t>
      </w:r>
      <w:r w:rsidR="006B68F0" w:rsidRPr="00296090">
        <w:rPr>
          <w:rFonts w:ascii="標楷體" w:eastAsia="標楷體" w:hAnsi="標楷體" w:hint="eastAsia"/>
          <w:sz w:val="23"/>
          <w:szCs w:val="23"/>
        </w:rPr>
        <w:t>時間與</w:t>
      </w:r>
      <w:r w:rsidR="00C27152">
        <w:rPr>
          <w:rFonts w:ascii="標楷體" w:eastAsia="標楷體" w:hAnsi="標楷體" w:hint="eastAsia"/>
          <w:sz w:val="23"/>
          <w:szCs w:val="23"/>
        </w:rPr>
        <w:t>使用</w:t>
      </w:r>
      <w:r w:rsidR="006B68F0" w:rsidRPr="00296090">
        <w:rPr>
          <w:rFonts w:ascii="標楷體" w:eastAsia="標楷體" w:hAnsi="標楷體" w:hint="eastAsia"/>
          <w:sz w:val="23"/>
          <w:szCs w:val="23"/>
        </w:rPr>
        <w:t>方式</w:t>
      </w:r>
      <w:r w:rsidRPr="00296090">
        <w:rPr>
          <w:rFonts w:ascii="標楷體" w:eastAsia="標楷體" w:hAnsi="標楷體" w:hint="eastAsia"/>
          <w:sz w:val="23"/>
          <w:szCs w:val="23"/>
        </w:rPr>
        <w:t>：</w:t>
      </w:r>
      <w:bookmarkEnd w:id="20"/>
      <w:r w:rsidRPr="00296090">
        <w:rPr>
          <w:rFonts w:ascii="標楷體" w:eastAsia="標楷體" w:hAnsi="標楷體"/>
          <w:sz w:val="23"/>
          <w:szCs w:val="23"/>
        </w:rPr>
        <w:t xml:space="preserve"> </w:t>
      </w:r>
    </w:p>
    <w:p w14:paraId="4924BB49" w14:textId="4AD058BB" w:rsidR="003608B9" w:rsidRPr="00914DD4" w:rsidRDefault="00D04D4A" w:rsidP="003608B9">
      <w:pPr>
        <w:pStyle w:val="Default"/>
        <w:numPr>
          <w:ilvl w:val="0"/>
          <w:numId w:val="10"/>
        </w:numPr>
        <w:jc w:val="both"/>
        <w:rPr>
          <w:rFonts w:ascii="標楷體" w:eastAsia="標楷體" w:hAnsi="標楷體"/>
          <w:sz w:val="23"/>
          <w:szCs w:val="23"/>
        </w:rPr>
      </w:pPr>
      <w:bookmarkStart w:id="21" w:name="_Hlk170811578"/>
      <w:r>
        <w:rPr>
          <w:rFonts w:ascii="標楷體" w:eastAsia="標楷體" w:hAnsi="標楷體" w:hint="eastAsia"/>
          <w:color w:val="000000" w:themeColor="text1"/>
        </w:rPr>
        <w:t>網銀</w:t>
      </w:r>
      <w:r w:rsidRPr="00E14DF9">
        <w:rPr>
          <w:rFonts w:ascii="標楷體" w:eastAsia="標楷體" w:hAnsi="標楷體" w:hint="eastAsia"/>
          <w:color w:val="000000" w:themeColor="text1"/>
        </w:rPr>
        <w:t>首登禮</w:t>
      </w:r>
      <w:commentRangeStart w:id="22"/>
      <w:ins w:id="23" w:author="林忻儒-數位客群部-永豐銀行" w:date="2024-09-19T15:10:00Z">
        <w:r w:rsidR="00E77EF0">
          <w:rPr>
            <w:rFonts w:ascii="標楷體" w:eastAsia="標楷體" w:hAnsi="標楷體" w:hint="eastAsia"/>
            <w:color w:val="000000" w:themeColor="text1"/>
          </w:rPr>
          <w:t>-100元</w:t>
        </w:r>
      </w:ins>
      <w:commentRangeEnd w:id="22"/>
      <w:ins w:id="24" w:author="林忻儒-數位客群部-永豐銀行" w:date="2024-09-19T15:11:00Z">
        <w:r w:rsidR="00E77EF0">
          <w:rPr>
            <w:rStyle w:val="ac"/>
            <w:rFonts w:asciiTheme="minorHAnsi" w:eastAsiaTheme="minorEastAsia" w:cstheme="minorBidi"/>
            <w:color w:val="auto"/>
            <w:kern w:val="2"/>
            <w14:ligatures w14:val="standardContextual"/>
          </w:rPr>
          <w:commentReference w:id="22"/>
        </w:r>
      </w:ins>
      <w:r w:rsidRPr="00E14DF9">
        <w:rPr>
          <w:rFonts w:ascii="標楷體" w:eastAsia="標楷體" w:hAnsi="標楷體" w:hint="eastAsia"/>
          <w:color w:val="000000" w:themeColor="text1"/>
        </w:rPr>
        <w:t>:</w:t>
      </w:r>
      <w:r w:rsidR="00AB7554" w:rsidRPr="00AB7554">
        <w:rPr>
          <w:rFonts w:ascii="標楷體" w:eastAsia="標楷體" w:hAnsi="標楷體" w:hint="eastAsia"/>
          <w:sz w:val="23"/>
          <w:szCs w:val="23"/>
        </w:rPr>
        <w:t>本活動結束後，統一於202</w:t>
      </w:r>
      <w:r w:rsidR="00AB7554">
        <w:rPr>
          <w:rFonts w:ascii="標楷體" w:eastAsia="標楷體" w:hAnsi="標楷體" w:hint="eastAsia"/>
          <w:sz w:val="23"/>
          <w:szCs w:val="23"/>
        </w:rPr>
        <w:t>5年</w:t>
      </w:r>
      <w:del w:id="25" w:author="吳雨蒨-法務處-永豐銀行" w:date="2024-09-16T17:50:00Z">
        <w:r w:rsidR="00AB7554" w:rsidDel="00F53692">
          <w:rPr>
            <w:rFonts w:ascii="標楷體" w:eastAsia="標楷體" w:hAnsi="標楷體" w:hint="eastAsia"/>
            <w:sz w:val="23"/>
            <w:szCs w:val="23"/>
          </w:rPr>
          <w:delText>0</w:delText>
        </w:r>
      </w:del>
      <w:r w:rsidR="00AB7554">
        <w:rPr>
          <w:rFonts w:ascii="標楷體" w:eastAsia="標楷體" w:hAnsi="標楷體" w:hint="eastAsia"/>
          <w:sz w:val="23"/>
          <w:szCs w:val="23"/>
        </w:rPr>
        <w:t>1月</w:t>
      </w:r>
      <w:r w:rsidR="00AB7554" w:rsidRPr="00AB7554">
        <w:rPr>
          <w:rFonts w:ascii="標楷體" w:eastAsia="標楷體" w:hAnsi="標楷體" w:hint="eastAsia"/>
          <w:sz w:val="23"/>
          <w:szCs w:val="23"/>
        </w:rPr>
        <w:t>31</w:t>
      </w:r>
      <w:r w:rsidR="00AB7554">
        <w:rPr>
          <w:rFonts w:ascii="標楷體" w:eastAsia="標楷體" w:hAnsi="標楷體" w:hint="eastAsia"/>
          <w:sz w:val="23"/>
          <w:szCs w:val="23"/>
        </w:rPr>
        <w:t>日</w:t>
      </w:r>
      <w:r w:rsidR="00AB7554" w:rsidRPr="00AB7554">
        <w:rPr>
          <w:rFonts w:ascii="標楷體" w:eastAsia="標楷體" w:hAnsi="標楷體" w:hint="eastAsia"/>
          <w:sz w:val="23"/>
          <w:szCs w:val="23"/>
        </w:rPr>
        <w:t>前抽出並公告得獎名單，並於公告名單後45天將現金回饋至</w:t>
      </w:r>
      <w:ins w:id="26" w:author="吳雨蒨-法務處-永豐銀行" w:date="2024-09-16T17:50:00Z">
        <w:r w:rsidR="00B52966">
          <w:rPr>
            <w:rFonts w:ascii="標楷體" w:eastAsia="標楷體" w:hAnsi="標楷體" w:hint="eastAsia"/>
            <w:sz w:val="23"/>
            <w:szCs w:val="23"/>
          </w:rPr>
          <w:t>中</w:t>
        </w:r>
      </w:ins>
      <w:del w:id="27" w:author="吳雨蒨-法務處-永豐銀行" w:date="2024-09-16T17:50:00Z">
        <w:r w:rsidR="00AB7554" w:rsidRPr="00AB7554" w:rsidDel="00B52966">
          <w:rPr>
            <w:rFonts w:ascii="標楷體" w:eastAsia="標楷體" w:hAnsi="標楷體" w:hint="eastAsia"/>
            <w:sz w:val="23"/>
            <w:szCs w:val="23"/>
          </w:rPr>
          <w:delText>得</w:delText>
        </w:r>
      </w:del>
      <w:r w:rsidR="00AB7554" w:rsidRPr="00AB7554">
        <w:rPr>
          <w:rFonts w:ascii="標楷體" w:eastAsia="標楷體" w:hAnsi="標楷體" w:hint="eastAsia"/>
          <w:sz w:val="23"/>
          <w:szCs w:val="23"/>
        </w:rPr>
        <w:t>獎</w:t>
      </w:r>
      <w:ins w:id="28" w:author="吳雨蒨-法務處-永豐銀行" w:date="2024-09-16T17:50:00Z">
        <w:r w:rsidR="00B52966">
          <w:rPr>
            <w:rFonts w:ascii="標楷體" w:eastAsia="標楷體" w:hAnsi="標楷體" w:hint="eastAsia"/>
            <w:sz w:val="23"/>
            <w:szCs w:val="23"/>
          </w:rPr>
          <w:t>人</w:t>
        </w:r>
      </w:ins>
      <w:del w:id="29" w:author="吳雨蒨-法務處-永豐銀行" w:date="2024-09-16T17:50:00Z">
        <w:r w:rsidR="00AB7554" w:rsidRPr="00AB7554" w:rsidDel="00B52966">
          <w:rPr>
            <w:rFonts w:ascii="標楷體" w:eastAsia="標楷體" w:hAnsi="標楷體" w:hint="eastAsia"/>
            <w:sz w:val="23"/>
            <w:szCs w:val="23"/>
          </w:rPr>
          <w:delText>者</w:delText>
        </w:r>
      </w:del>
      <w:r w:rsidR="00AB7554" w:rsidRPr="00AB7554">
        <w:rPr>
          <w:rFonts w:ascii="標楷體" w:eastAsia="標楷體" w:hAnsi="標楷體" w:hint="eastAsia"/>
          <w:sz w:val="23"/>
          <w:szCs w:val="23"/>
        </w:rPr>
        <w:t>永豐銀行DAWHO數位帳戶</w:t>
      </w:r>
      <w:r w:rsidR="00AB7554">
        <w:rPr>
          <w:rFonts w:ascii="標楷體" w:eastAsia="標楷體" w:hAnsi="標楷體" w:hint="eastAsia"/>
          <w:sz w:val="23"/>
          <w:szCs w:val="23"/>
        </w:rPr>
        <w:t>，</w:t>
      </w:r>
      <w:r w:rsidR="002F6BFA" w:rsidRPr="002F6BFA">
        <w:rPr>
          <w:rFonts w:ascii="標楷體" w:eastAsia="標楷體" w:hAnsi="標楷體" w:hint="eastAsia"/>
          <w:sz w:val="23"/>
          <w:szCs w:val="23"/>
        </w:rPr>
        <w:t>中獎人需於實際領到獎項前持有有效之DAWHO數位帳戶或永豐</w:t>
      </w:r>
      <w:ins w:id="30" w:author="吳雨蒨-法務處-永豐銀行" w:date="2024-09-16T17:50:00Z">
        <w:r w:rsidR="0080027D">
          <w:rPr>
            <w:rFonts w:ascii="標楷體" w:eastAsia="標楷體" w:hAnsi="標楷體" w:hint="eastAsia"/>
            <w:sz w:val="23"/>
            <w:szCs w:val="23"/>
          </w:rPr>
          <w:t>銀行</w:t>
        </w:r>
      </w:ins>
      <w:r w:rsidR="002F6BFA" w:rsidRPr="002F6BFA">
        <w:rPr>
          <w:rFonts w:ascii="標楷體" w:eastAsia="標楷體" w:hAnsi="標楷體" w:hint="eastAsia"/>
          <w:sz w:val="23"/>
          <w:szCs w:val="23"/>
        </w:rPr>
        <w:t>外幣活期存款帳戶</w:t>
      </w:r>
      <w:r w:rsidR="002F6BFA">
        <w:rPr>
          <w:rFonts w:ascii="標楷體" w:eastAsia="標楷體" w:hAnsi="標楷體" w:hint="eastAsia"/>
          <w:sz w:val="23"/>
          <w:szCs w:val="23"/>
        </w:rPr>
        <w:t>，否則視</w:t>
      </w:r>
      <w:r w:rsidR="00103F94">
        <w:rPr>
          <w:rFonts w:ascii="標楷體" w:eastAsia="標楷體" w:hAnsi="標楷體" w:hint="eastAsia"/>
          <w:sz w:val="23"/>
          <w:szCs w:val="23"/>
        </w:rPr>
        <w:t>同</w:t>
      </w:r>
      <w:r w:rsidR="002F6BFA">
        <w:rPr>
          <w:rFonts w:ascii="標楷體" w:eastAsia="標楷體" w:hAnsi="標楷體" w:hint="eastAsia"/>
          <w:sz w:val="23"/>
          <w:szCs w:val="23"/>
        </w:rPr>
        <w:t>放棄</w:t>
      </w:r>
      <w:r w:rsidR="00103F94">
        <w:rPr>
          <w:rFonts w:ascii="標楷體" w:eastAsia="標楷體" w:hAnsi="標楷體" w:hint="eastAsia"/>
          <w:sz w:val="23"/>
          <w:szCs w:val="23"/>
        </w:rPr>
        <w:t>，不予補發</w:t>
      </w:r>
      <w:r w:rsidR="00AB7554" w:rsidRPr="00AB7554">
        <w:rPr>
          <w:rFonts w:ascii="標楷體" w:eastAsia="標楷體" w:hAnsi="標楷體" w:hint="eastAsia"/>
          <w:sz w:val="23"/>
          <w:szCs w:val="23"/>
        </w:rPr>
        <w:t>。</w:t>
      </w:r>
    </w:p>
    <w:p w14:paraId="4AC7B46A" w14:textId="31743E7D" w:rsidR="00C27152" w:rsidRPr="0035696F" w:rsidRDefault="00E06C0B" w:rsidP="0035696F">
      <w:pPr>
        <w:pStyle w:val="Default"/>
        <w:numPr>
          <w:ilvl w:val="0"/>
          <w:numId w:val="10"/>
        </w:numPr>
        <w:jc w:val="both"/>
        <w:rPr>
          <w:rFonts w:ascii="標楷體" w:eastAsia="標楷體" w:hAnsi="標楷體"/>
          <w:sz w:val="23"/>
          <w:szCs w:val="23"/>
        </w:rPr>
      </w:pPr>
      <w:r>
        <w:rPr>
          <w:rFonts w:ascii="標楷體" w:eastAsia="標楷體" w:hAnsi="標楷體" w:hint="eastAsia"/>
          <w:color w:val="000000" w:themeColor="text1"/>
        </w:rPr>
        <w:t>D</w:t>
      </w:r>
      <w:r>
        <w:rPr>
          <w:rFonts w:ascii="標楷體" w:eastAsia="標楷體" w:hAnsi="標楷體"/>
          <w:color w:val="000000" w:themeColor="text1"/>
        </w:rPr>
        <w:t>AWHO</w:t>
      </w:r>
      <w:r>
        <w:rPr>
          <w:rFonts w:ascii="標楷體" w:eastAsia="標楷體" w:hAnsi="標楷體" w:hint="eastAsia"/>
          <w:color w:val="000000" w:themeColor="text1"/>
        </w:rPr>
        <w:t>虎力旺</w:t>
      </w:r>
      <w:r w:rsidR="00331E4F" w:rsidRPr="00331E4F">
        <w:rPr>
          <w:rFonts w:ascii="標楷體" w:eastAsia="標楷體" w:hAnsi="標楷體" w:hint="eastAsia"/>
          <w:sz w:val="23"/>
          <w:szCs w:val="23"/>
        </w:rPr>
        <w:t>-</w:t>
      </w:r>
      <w:del w:id="31" w:author="吳雨蒨-法務處-永豐銀行" w:date="2024-09-16T17:50:00Z">
        <w:r w:rsidR="00331E4F" w:rsidRPr="00331E4F" w:rsidDel="0080027D">
          <w:rPr>
            <w:rFonts w:ascii="標楷體" w:eastAsia="標楷體" w:hAnsi="標楷體" w:hint="eastAsia"/>
            <w:sz w:val="23"/>
            <w:szCs w:val="23"/>
          </w:rPr>
          <w:delText>新臺幣</w:delText>
        </w:r>
      </w:del>
      <w:r w:rsidR="00331E4F" w:rsidRPr="00331E4F">
        <w:rPr>
          <w:rFonts w:ascii="標楷體" w:eastAsia="標楷體" w:hAnsi="標楷體" w:hint="eastAsia"/>
          <w:sz w:val="23"/>
          <w:szCs w:val="23"/>
        </w:rPr>
        <w:t>200元：</w:t>
      </w:r>
      <w:r w:rsidR="004B3288">
        <w:rPr>
          <w:rFonts w:ascii="標楷體" w:eastAsia="標楷體" w:hAnsi="標楷體" w:hint="eastAsia"/>
          <w:sz w:val="23"/>
          <w:szCs w:val="23"/>
        </w:rPr>
        <w:t>請參照虎力旺活動公告及活動注意事項</w:t>
      </w:r>
      <w:r w:rsidR="00331E4F" w:rsidRPr="00331E4F">
        <w:rPr>
          <w:rFonts w:ascii="標楷體" w:eastAsia="標楷體" w:hAnsi="標楷體" w:hint="eastAsia"/>
          <w:sz w:val="23"/>
          <w:szCs w:val="23"/>
        </w:rPr>
        <w:t>。</w:t>
      </w:r>
    </w:p>
    <w:bookmarkEnd w:id="21"/>
    <w:p w14:paraId="6DB26036" w14:textId="73394F53" w:rsidR="0083633C" w:rsidRPr="009A12C6" w:rsidRDefault="009A12C6" w:rsidP="009A12C6">
      <w:pPr>
        <w:pStyle w:val="Default"/>
        <w:jc w:val="both"/>
        <w:rPr>
          <w:rFonts w:ascii="標楷體" w:eastAsia="標楷體" w:hAnsi="標楷體"/>
          <w:sz w:val="23"/>
          <w:szCs w:val="23"/>
        </w:rPr>
      </w:pPr>
      <w:r>
        <w:rPr>
          <w:rFonts w:ascii="標楷體" w:eastAsia="標楷體" w:hAnsi="標楷體" w:hint="eastAsia"/>
          <w:sz w:val="23"/>
          <w:szCs w:val="23"/>
        </w:rPr>
        <w:t>五、</w:t>
      </w:r>
      <w:r w:rsidR="0083633C" w:rsidRPr="009A12C6">
        <w:rPr>
          <w:rFonts w:ascii="標楷體" w:eastAsia="標楷體" w:hAnsi="標楷體" w:hint="eastAsia"/>
          <w:sz w:val="23"/>
          <w:szCs w:val="23"/>
        </w:rPr>
        <w:t>注意事項：</w:t>
      </w:r>
    </w:p>
    <w:p w14:paraId="46056087" w14:textId="76946E26" w:rsidR="004059E9" w:rsidRDefault="004059E9" w:rsidP="004059E9">
      <w:pPr>
        <w:pStyle w:val="a3"/>
        <w:numPr>
          <w:ilvl w:val="0"/>
          <w:numId w:val="2"/>
        </w:numPr>
        <w:ind w:leftChars="0"/>
        <w:rPr>
          <w:rFonts w:ascii="標楷體" w:eastAsia="標楷體" w:hAnsi="標楷體" w:cs="微軟正黑體"/>
          <w:color w:val="000000"/>
          <w:kern w:val="0"/>
          <w:sz w:val="23"/>
          <w:szCs w:val="23"/>
          <w14:ligatures w14:val="none"/>
        </w:rPr>
      </w:pPr>
      <w:bookmarkStart w:id="32" w:name="_Hlk170809701"/>
      <w:bookmarkStart w:id="33" w:name="_Hlk170810313"/>
      <w:r w:rsidRPr="004059E9">
        <w:rPr>
          <w:rFonts w:ascii="標楷體" w:eastAsia="標楷體" w:hAnsi="標楷體" w:cs="微軟正黑體" w:hint="eastAsia"/>
          <w:color w:val="000000"/>
          <w:kern w:val="0"/>
          <w:sz w:val="23"/>
          <w:szCs w:val="23"/>
          <w14:ligatures w14:val="none"/>
        </w:rPr>
        <w:t>登錄本活動時請勿同時開啟多個視窗，並請以半形英數字登錄。逾期未登錄或資料輸入錯誤者，視同放棄及未符合活動</w:t>
      </w:r>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資格，恕無法補登參加；僅完成活動登錄、僅成為網銀會員或非本活動登錄、或非</w:t>
      </w:r>
      <w:r w:rsidR="001951E7">
        <w:rPr>
          <w:rFonts w:ascii="標楷體" w:eastAsia="標楷體" w:hAnsi="標楷體" w:cs="微軟正黑體" w:hint="eastAsia"/>
          <w:color w:val="000000"/>
          <w:kern w:val="0"/>
          <w:sz w:val="23"/>
          <w:szCs w:val="23"/>
          <w14:ligatures w14:val="none"/>
        </w:rPr>
        <w:t>本活動受邀名單者</w:t>
      </w:r>
      <w:r w:rsidRPr="004059E9">
        <w:rPr>
          <w:rFonts w:ascii="標楷體" w:eastAsia="標楷體" w:hAnsi="標楷體" w:cs="微軟正黑體" w:hint="eastAsia"/>
          <w:color w:val="000000"/>
          <w:kern w:val="0"/>
          <w:sz w:val="23"/>
          <w:szCs w:val="23"/>
          <w14:ligatures w14:val="none"/>
        </w:rPr>
        <w:t>，均不符合</w:t>
      </w:r>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w:t>
      </w:r>
    </w:p>
    <w:p w14:paraId="1C01059B" w14:textId="4E7E35BF" w:rsidR="00151776" w:rsidRPr="004059E9" w:rsidRDefault="00151776" w:rsidP="004059E9">
      <w:pPr>
        <w:pStyle w:val="a3"/>
        <w:numPr>
          <w:ilvl w:val="0"/>
          <w:numId w:val="2"/>
        </w:numPr>
        <w:ind w:leftChars="0"/>
        <w:rPr>
          <w:rFonts w:ascii="標楷體" w:eastAsia="標楷體" w:hAnsi="標楷體" w:cs="微軟正黑體"/>
          <w:color w:val="000000"/>
          <w:kern w:val="0"/>
          <w:sz w:val="23"/>
          <w:szCs w:val="23"/>
          <w14:ligatures w14:val="none"/>
        </w:rPr>
      </w:pPr>
      <w:r w:rsidRPr="006E1657">
        <w:rPr>
          <w:rFonts w:ascii="標楷體" w:eastAsia="標楷體" w:cs="標楷體" w:hint="eastAsia"/>
          <w:color w:val="000000"/>
          <w:kern w:val="0"/>
          <w:sz w:val="23"/>
          <w:szCs w:val="23"/>
        </w:rPr>
        <w:t>每位參加者僅限登錄活動一次。</w:t>
      </w:r>
    </w:p>
    <w:bookmarkEnd w:id="32"/>
    <w:p w14:paraId="25EDB266" w14:textId="2B96A004" w:rsidR="00947E71" w:rsidRPr="00947E71" w:rsidRDefault="00BA0563" w:rsidP="00947E71">
      <w:pPr>
        <w:pStyle w:val="a3"/>
        <w:numPr>
          <w:ilvl w:val="0"/>
          <w:numId w:val="2"/>
        </w:numPr>
        <w:ind w:leftChars="0"/>
        <w:rPr>
          <w:rFonts w:ascii="標楷體" w:eastAsia="標楷體" w:hAnsi="標楷體" w:cs="微軟正黑體"/>
          <w:color w:val="000000"/>
          <w:kern w:val="0"/>
          <w:sz w:val="23"/>
          <w:szCs w:val="23"/>
          <w14:ligatures w14:val="none"/>
        </w:rPr>
      </w:pPr>
      <w:r>
        <w:rPr>
          <w:rFonts w:ascii="標楷體" w:eastAsia="標楷體" w:hAnsi="標楷體" w:cs="微軟正黑體" w:hint="eastAsia"/>
          <w:color w:val="000000"/>
          <w:kern w:val="0"/>
          <w:sz w:val="23"/>
          <w:szCs w:val="23"/>
          <w14:ligatures w14:val="none"/>
        </w:rPr>
        <w:t>永豐銀</w:t>
      </w:r>
      <w:r w:rsidR="00947E71" w:rsidRPr="00947E71">
        <w:rPr>
          <w:rFonts w:ascii="標楷體" w:eastAsia="標楷體" w:hAnsi="標楷體" w:cs="微軟正黑體" w:hint="eastAsia"/>
          <w:color w:val="000000"/>
          <w:kern w:val="0"/>
          <w:sz w:val="23"/>
          <w:szCs w:val="23"/>
          <w14:ligatures w14:val="none"/>
        </w:rPr>
        <w:t>行保留隨時修改、變更、終止或暫停本活動及替換其他等值品項權利，若有其他未盡事宜，以本活動網站公告為主。</w:t>
      </w:r>
    </w:p>
    <w:p w14:paraId="2AE1A855" w14:textId="5F3059FF"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如有任何因電腦、網路、電話、技術或不可歸責</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行之事由，而使參加者所提供之資料有遺失、錯誤、無法辨識或毀損等情況，</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行不負任何法律責任，參</w:t>
      </w:r>
      <w:r w:rsidR="00FB1A52">
        <w:rPr>
          <w:rFonts w:ascii="標楷體" w:eastAsia="標楷體" w:hAnsi="標楷體" w:cs="微軟正黑體" w:hint="eastAsia"/>
          <w:color w:val="000000"/>
          <w:kern w:val="0"/>
          <w:sz w:val="23"/>
          <w:szCs w:val="23"/>
          <w14:ligatures w14:val="none"/>
        </w:rPr>
        <w:t>加</w:t>
      </w:r>
      <w:r w:rsidRPr="00947E71">
        <w:rPr>
          <w:rFonts w:ascii="標楷體" w:eastAsia="標楷體" w:hAnsi="標楷體" w:cs="微軟正黑體" w:hint="eastAsia"/>
          <w:color w:val="000000"/>
          <w:kern w:val="0"/>
          <w:sz w:val="23"/>
          <w:szCs w:val="23"/>
          <w14:ligatures w14:val="none"/>
        </w:rPr>
        <w:t>者亦不得因此異議。</w:t>
      </w:r>
    </w:p>
    <w:p w14:paraId="2E037DFA" w14:textId="622A37DE" w:rsid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本活動之活動登錄、成為網銀會員及首次登入等時點，均以</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行電腦系統紀錄為準。</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行有權檢視各項交易紀錄，若參加者有違反</w:t>
      </w:r>
      <w:r w:rsidR="00FB1A52">
        <w:rPr>
          <w:rFonts w:ascii="標楷體" w:eastAsia="標楷體" w:hAnsi="標楷體" w:cs="微軟正黑體" w:hint="eastAsia"/>
          <w:color w:val="000000"/>
          <w:kern w:val="0"/>
          <w:sz w:val="23"/>
          <w:szCs w:val="23"/>
          <w14:ligatures w14:val="none"/>
        </w:rPr>
        <w:t>本</w:t>
      </w:r>
      <w:r w:rsidRPr="00947E71">
        <w:rPr>
          <w:rFonts w:ascii="標楷體" w:eastAsia="標楷體" w:hAnsi="標楷體" w:cs="微軟正黑體" w:hint="eastAsia"/>
          <w:color w:val="000000"/>
          <w:kern w:val="0"/>
          <w:sz w:val="23"/>
          <w:szCs w:val="23"/>
          <w14:ligatures w14:val="none"/>
        </w:rPr>
        <w:t>活動注意事項之行為或涉及不正當得利及非法行為，</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行除公告排除參與活動及回饋資格外，並對任何破壞活動之行為保留法律追訴權。</w:t>
      </w:r>
    </w:p>
    <w:p w14:paraId="5704A308" w14:textId="05DF865F"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lastRenderedPageBreak/>
        <w:t>依中華民國所得稅法規定，</w:t>
      </w:r>
      <w:ins w:id="34" w:author="吳雨蒨-法務處-永豐銀行" w:date="2024-09-16T17:50:00Z">
        <w:r w:rsidR="00AF75AF">
          <w:rPr>
            <w:rFonts w:ascii="標楷體" w:eastAsia="標楷體" w:hAnsi="標楷體" w:cs="微軟正黑體" w:hint="eastAsia"/>
            <w:color w:val="000000"/>
            <w:kern w:val="0"/>
            <w:sz w:val="23"/>
            <w:szCs w:val="23"/>
            <w14:ligatures w14:val="none"/>
          </w:rPr>
          <w:t>中</w:t>
        </w:r>
      </w:ins>
      <w:del w:id="35" w:author="吳雨蒨-法務處-永豐銀行" w:date="2024-09-16T17:50:00Z">
        <w:r w:rsidRPr="00947E71" w:rsidDel="00AF75AF">
          <w:rPr>
            <w:rFonts w:ascii="標楷體" w:eastAsia="標楷體" w:hAnsi="標楷體" w:cs="微軟正黑體" w:hint="eastAsia"/>
            <w:color w:val="000000"/>
            <w:kern w:val="0"/>
            <w:sz w:val="23"/>
            <w:szCs w:val="23"/>
            <w14:ligatures w14:val="none"/>
          </w:rPr>
          <w:delText>得</w:delText>
        </w:r>
      </w:del>
      <w:r w:rsidRPr="00947E71">
        <w:rPr>
          <w:rFonts w:ascii="標楷體" w:eastAsia="標楷體" w:hAnsi="標楷體" w:cs="微軟正黑體" w:hint="eastAsia"/>
          <w:color w:val="000000"/>
          <w:kern w:val="0"/>
          <w:sz w:val="23"/>
          <w:szCs w:val="23"/>
          <w14:ligatures w14:val="none"/>
        </w:rPr>
        <w:t>獎人如為中華民國境內居住之個人，競技競賽及機會中獎年度累積金額（價值）超過</w:t>
      </w:r>
      <w:del w:id="36" w:author="吳雨蒨-法務處-永豐銀行" w:date="2024-09-16T17:50:00Z">
        <w:r w:rsidRPr="00947E71" w:rsidDel="00AF75AF">
          <w:rPr>
            <w:rFonts w:ascii="標楷體" w:eastAsia="標楷體" w:hAnsi="標楷體" w:cs="微軟正黑體" w:hint="eastAsia"/>
            <w:color w:val="000000"/>
            <w:kern w:val="0"/>
            <w:sz w:val="23"/>
            <w:szCs w:val="23"/>
            <w14:ligatures w14:val="none"/>
          </w:rPr>
          <w:delText>新臺幣(以下同)</w:delText>
        </w:r>
      </w:del>
      <w:r w:rsidRPr="00947E71">
        <w:rPr>
          <w:rFonts w:ascii="標楷體" w:eastAsia="標楷體" w:hAnsi="標楷體" w:cs="微軟正黑體" w:hint="eastAsia"/>
          <w:color w:val="000000"/>
          <w:kern w:val="0"/>
          <w:sz w:val="23"/>
          <w:szCs w:val="23"/>
          <w14:ligatures w14:val="none"/>
        </w:rPr>
        <w:t>1,000元者，將併入得獎人個人年度綜合所得稅申報，得獎金額超過20,000元時，需預先扣繳10%所得稅；得獎人如非中華民國境內居住之個人，無論中獎金額多寡，一律預先按中獎金額扣繳20%，並於代扣稅款十日內辦理扣繳憑單申報。若</w:t>
      </w:r>
      <w:ins w:id="37" w:author="吳雨蒨-法務處-永豐銀行" w:date="2024-09-16T17:50:00Z">
        <w:r w:rsidR="000D0067">
          <w:rPr>
            <w:rFonts w:ascii="標楷體" w:eastAsia="標楷體" w:hAnsi="標楷體" w:cs="微軟正黑體" w:hint="eastAsia"/>
            <w:color w:val="000000"/>
            <w:kern w:val="0"/>
            <w:sz w:val="23"/>
            <w:szCs w:val="23"/>
            <w14:ligatures w14:val="none"/>
          </w:rPr>
          <w:t>中</w:t>
        </w:r>
      </w:ins>
      <w:del w:id="38" w:author="吳雨蒨-法務處-永豐銀行" w:date="2024-09-16T17:50:00Z">
        <w:r w:rsidRPr="00947E71" w:rsidDel="000D0067">
          <w:rPr>
            <w:rFonts w:ascii="標楷體" w:eastAsia="標楷體" w:hAnsi="標楷體" w:cs="微軟正黑體" w:hint="eastAsia"/>
            <w:color w:val="000000"/>
            <w:kern w:val="0"/>
            <w:sz w:val="23"/>
            <w:szCs w:val="23"/>
            <w14:ligatures w14:val="none"/>
          </w:rPr>
          <w:delText>得</w:delText>
        </w:r>
      </w:del>
      <w:r w:rsidRPr="00947E71">
        <w:rPr>
          <w:rFonts w:ascii="標楷體" w:eastAsia="標楷體" w:hAnsi="標楷體" w:cs="微軟正黑體" w:hint="eastAsia"/>
          <w:color w:val="000000"/>
          <w:kern w:val="0"/>
          <w:sz w:val="23"/>
          <w:szCs w:val="23"/>
          <w14:ligatures w14:val="none"/>
        </w:rPr>
        <w:t>獎人不願提供相關資料或未繳納應繳稅額導致無法領取</w:t>
      </w:r>
      <w:r w:rsidR="00BE0BAD">
        <w:rPr>
          <w:rFonts w:ascii="標楷體" w:eastAsia="標楷體" w:hAnsi="標楷體" w:cs="微軟正黑體" w:hint="eastAsia"/>
          <w:color w:val="000000"/>
          <w:kern w:val="0"/>
          <w:sz w:val="23"/>
          <w:szCs w:val="23"/>
          <w14:ligatures w14:val="none"/>
        </w:rPr>
        <w:t>活動贈品</w:t>
      </w:r>
      <w:r w:rsidRPr="00947E71">
        <w:rPr>
          <w:rFonts w:ascii="標楷體" w:eastAsia="標楷體" w:hAnsi="標楷體" w:cs="微軟正黑體" w:hint="eastAsia"/>
          <w:color w:val="000000"/>
          <w:kern w:val="0"/>
          <w:sz w:val="23"/>
          <w:szCs w:val="23"/>
          <w14:ligatures w14:val="none"/>
        </w:rPr>
        <w:t>等相關事宜者，即視為自動放棄回饋資格，事後不得再提出其他任何要求。</w:t>
      </w:r>
    </w:p>
    <w:p w14:paraId="5944E89F" w14:textId="0BE5A3BD"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296090">
        <w:rPr>
          <w:rFonts w:ascii="標楷體" w:eastAsia="標楷體" w:hAnsi="標楷體" w:cs="微軟正黑體" w:hint="eastAsia"/>
          <w:color w:val="000000"/>
          <w:kern w:val="0"/>
          <w:sz w:val="23"/>
          <w:szCs w:val="23"/>
          <w14:ligatures w14:val="none"/>
        </w:rPr>
        <w:t>個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2" w:history="1">
        <w:r w:rsidRPr="00524201">
          <w:rPr>
            <w:rStyle w:val="a4"/>
            <w:rFonts w:ascii="標楷體" w:eastAsia="標楷體" w:hAnsi="標楷體" w:cs="微軟正黑體" w:hint="eastAsia"/>
            <w:kern w:val="0"/>
            <w:sz w:val="23"/>
            <w:szCs w:val="23"/>
            <w14:ligatures w14:val="none"/>
          </w:rPr>
          <w:t>永豐銀行個人資料蒐集、處理及利用告知義務內容</w:t>
        </w:r>
      </w:hyperlink>
      <w:r w:rsidRPr="00296090">
        <w:rPr>
          <w:rFonts w:ascii="標楷體" w:eastAsia="標楷體" w:hAnsi="標楷體" w:cs="微軟正黑體" w:hint="eastAsia"/>
          <w:color w:val="000000"/>
          <w:kern w:val="0"/>
          <w:sz w:val="23"/>
          <w:szCs w:val="23"/>
          <w14:ligatures w14:val="none"/>
        </w:rPr>
        <w:t>」、</w:t>
      </w:r>
      <w:commentRangeStart w:id="39"/>
      <w:commentRangeStart w:id="40"/>
      <w:r w:rsidRPr="00296090">
        <w:rPr>
          <w:rFonts w:ascii="標楷體" w:eastAsia="標楷體" w:hAnsi="標楷體" w:cs="微軟正黑體" w:hint="eastAsia"/>
          <w:color w:val="000000"/>
          <w:kern w:val="0"/>
          <w:sz w:val="23"/>
          <w:szCs w:val="23"/>
          <w14:ligatures w14:val="none"/>
        </w:rPr>
        <w:t>「</w:t>
      </w:r>
      <w:r w:rsidR="00000000">
        <w:fldChar w:fldCharType="begin"/>
      </w:r>
      <w:ins w:id="41" w:author="林忻儒-數位客群部-永豐銀行" w:date="2024-09-19T15:14:00Z">
        <w:r w:rsidR="00E77EF0">
          <w:instrText>HYPERLINK "https://bank.sinopac.com/sinopacBT/footer/privacy-statement.html"</w:instrText>
        </w:r>
      </w:ins>
      <w:del w:id="42" w:author="林忻儒-數位客群部-永豐銀行" w:date="2024-09-19T15:14:00Z">
        <w:r w:rsidR="00000000" w:rsidDel="00E77EF0">
          <w:delInstrText>HYPERLINK "https://www.sinopac.com/footer/2018122510273284900000000000071.html"</w:delInstrText>
        </w:r>
      </w:del>
      <w:ins w:id="43" w:author="林忻儒-數位客群部-永豐銀行" w:date="2024-09-19T15:14:00Z"/>
      <w:r w:rsidR="00000000">
        <w:fldChar w:fldCharType="separate"/>
      </w:r>
      <w:r w:rsidRPr="00524201">
        <w:rPr>
          <w:rStyle w:val="a4"/>
          <w:rFonts w:ascii="標楷體" w:eastAsia="標楷體" w:hAnsi="標楷體" w:cs="微軟正黑體" w:hint="eastAsia"/>
          <w:kern w:val="0"/>
          <w:sz w:val="23"/>
          <w:szCs w:val="23"/>
          <w14:ligatures w14:val="none"/>
        </w:rPr>
        <w:t>隱私權</w:t>
      </w:r>
      <w:r w:rsidRPr="00524201">
        <w:rPr>
          <w:rStyle w:val="a4"/>
          <w:rFonts w:ascii="標楷體" w:eastAsia="標楷體" w:hAnsi="標楷體" w:cs="微軟正黑體" w:hint="eastAsia"/>
          <w:kern w:val="0"/>
          <w:sz w:val="23"/>
          <w:szCs w:val="23"/>
          <w14:ligatures w14:val="none"/>
        </w:rPr>
        <w:t>保</w:t>
      </w:r>
      <w:r w:rsidRPr="00524201">
        <w:rPr>
          <w:rStyle w:val="a4"/>
          <w:rFonts w:ascii="標楷體" w:eastAsia="標楷體" w:hAnsi="標楷體" w:cs="微軟正黑體" w:hint="eastAsia"/>
          <w:kern w:val="0"/>
          <w:sz w:val="23"/>
          <w:szCs w:val="23"/>
          <w14:ligatures w14:val="none"/>
        </w:rPr>
        <w:t>護</w:t>
      </w:r>
      <w:r w:rsidRPr="00524201">
        <w:rPr>
          <w:rStyle w:val="a4"/>
          <w:rFonts w:ascii="標楷體" w:eastAsia="標楷體" w:hAnsi="標楷體" w:cs="微軟正黑體" w:hint="eastAsia"/>
          <w:kern w:val="0"/>
          <w:sz w:val="23"/>
          <w:szCs w:val="23"/>
          <w14:ligatures w14:val="none"/>
        </w:rPr>
        <w:t>聲</w:t>
      </w:r>
      <w:r w:rsidRPr="00524201">
        <w:rPr>
          <w:rStyle w:val="a4"/>
          <w:rFonts w:ascii="標楷體" w:eastAsia="標楷體" w:hAnsi="標楷體" w:cs="微軟正黑體" w:hint="eastAsia"/>
          <w:kern w:val="0"/>
          <w:sz w:val="23"/>
          <w:szCs w:val="23"/>
          <w14:ligatures w14:val="none"/>
        </w:rPr>
        <w:t>明</w:t>
      </w:r>
      <w:r w:rsidR="00000000">
        <w:rPr>
          <w:rStyle w:val="a4"/>
          <w:rFonts w:ascii="標楷體" w:eastAsia="標楷體" w:hAnsi="標楷體" w:cs="微軟正黑體"/>
          <w:kern w:val="0"/>
          <w:sz w:val="23"/>
          <w:szCs w:val="23"/>
          <w14:ligatures w14:val="none"/>
        </w:rPr>
        <w:fldChar w:fldCharType="end"/>
      </w:r>
      <w:r w:rsidRPr="00296090">
        <w:rPr>
          <w:rFonts w:ascii="標楷體" w:eastAsia="標楷體" w:hAnsi="標楷體" w:cs="微軟正黑體" w:hint="eastAsia"/>
          <w:color w:val="000000"/>
          <w:kern w:val="0"/>
          <w:sz w:val="23"/>
          <w:szCs w:val="23"/>
          <w14:ligatures w14:val="none"/>
        </w:rPr>
        <w:t>」</w:t>
      </w:r>
      <w:commentRangeEnd w:id="39"/>
      <w:r w:rsidR="00D6068D">
        <w:rPr>
          <w:rStyle w:val="ac"/>
        </w:rPr>
        <w:commentReference w:id="39"/>
      </w:r>
      <w:commentRangeEnd w:id="40"/>
      <w:r w:rsidR="00E77EF0">
        <w:rPr>
          <w:rStyle w:val="ac"/>
        </w:rPr>
        <w:commentReference w:id="40"/>
      </w:r>
      <w:r w:rsidRPr="00296090">
        <w:rPr>
          <w:rFonts w:ascii="標楷體" w:eastAsia="標楷體" w:hAnsi="標楷體" w:cs="微軟正黑體" w:hint="eastAsia"/>
          <w:color w:val="000000"/>
          <w:kern w:val="0"/>
          <w:sz w:val="23"/>
          <w:szCs w:val="23"/>
          <w14:ligatures w14:val="none"/>
        </w:rPr>
        <w:t>。</w:t>
      </w:r>
    </w:p>
    <w:p w14:paraId="70BF7128" w14:textId="1B50D3DC" w:rsid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本活動之參加者限居住於臺、澎、金、馬地區之本國自然人參加，資料若有不實，將取消其參加及回饋資格，</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行保留審核參加者參加資格之權利。</w:t>
      </w:r>
    </w:p>
    <w:p w14:paraId="40BC1DE8" w14:textId="06DC58FF" w:rsidR="008328BE" w:rsidRP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BA76F6">
        <w:rPr>
          <w:rFonts w:ascii="標楷體" w:eastAsia="標楷體" w:hAnsi="標楷體" w:cs="微軟正黑體" w:hint="eastAsia"/>
          <w:color w:val="000000"/>
          <w:kern w:val="0"/>
          <w:sz w:val="23"/>
          <w:szCs w:val="23"/>
          <w14:ligatures w14:val="none"/>
        </w:rPr>
        <w:t>如對本活動有任何疑問與建議，請電洽</w:t>
      </w:r>
      <w:r w:rsidR="004E5436">
        <w:rPr>
          <w:rFonts w:ascii="標楷體" w:eastAsia="標楷體" w:hAnsi="標楷體" w:cs="微軟正黑體" w:hint="eastAsia"/>
          <w:color w:val="000000"/>
          <w:kern w:val="0"/>
          <w:sz w:val="23"/>
          <w:szCs w:val="23"/>
          <w14:ligatures w14:val="none"/>
        </w:rPr>
        <w:t>永豐銀</w:t>
      </w:r>
      <w:r w:rsidRPr="00BA76F6">
        <w:rPr>
          <w:rFonts w:ascii="標楷體" w:eastAsia="標楷體" w:hAnsi="標楷體" w:cs="微軟正黑體" w:hint="eastAsia"/>
          <w:color w:val="000000"/>
          <w:kern w:val="0"/>
          <w:sz w:val="23"/>
          <w:szCs w:val="23"/>
          <w14:ligatures w14:val="none"/>
        </w:rPr>
        <w:t>行24小時客服專線：02-2505-9999 / 0203-08989，我們將盡速回覆。</w:t>
      </w:r>
      <w:bookmarkEnd w:id="33"/>
    </w:p>
    <w:sectPr w:rsidR="008328BE" w:rsidRPr="00BA76F6">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林忻儒-數位客群部-永豐銀行" w:date="2024-09-19T15:20:00Z" w:initials="林忻儒-數位客群部">
    <w:p w14:paraId="6F3744C3" w14:textId="77777777" w:rsidR="009C37EC" w:rsidRDefault="009C37EC" w:rsidP="00E005AB">
      <w:pPr>
        <w:pStyle w:val="ad"/>
      </w:pPr>
      <w:r>
        <w:rPr>
          <w:rStyle w:val="ac"/>
        </w:rPr>
        <w:annotationRef/>
      </w:r>
      <w:r>
        <w:rPr>
          <w:rFonts w:hint="eastAsia"/>
        </w:rPr>
        <w:t>與活動大標「首登會員</w:t>
      </w:r>
      <w:r>
        <w:rPr>
          <w:rFonts w:hint="eastAsia"/>
        </w:rPr>
        <w:t xml:space="preserve"> </w:t>
      </w:r>
      <w:r>
        <w:rPr>
          <w:rFonts w:hint="eastAsia"/>
        </w:rPr>
        <w:t>最高拿</w:t>
      </w:r>
      <w:r>
        <w:rPr>
          <w:rFonts w:hint="eastAsia"/>
        </w:rPr>
        <w:t>300</w:t>
      </w:r>
      <w:r>
        <w:rPr>
          <w:rFonts w:hint="eastAsia"/>
        </w:rPr>
        <w:t>元」對齊文字用法</w:t>
      </w:r>
    </w:p>
  </w:comment>
  <w:comment w:id="7" w:author="林忻儒-數位客群部-永豐銀行" w:date="2024-09-19T15:09:00Z" w:initials="林忻儒-數位客群部">
    <w:p w14:paraId="20283803" w14:textId="5C6FE848" w:rsidR="009068A6" w:rsidRDefault="009068A6" w:rsidP="00E231CE">
      <w:pPr>
        <w:pStyle w:val="ad"/>
      </w:pPr>
      <w:r>
        <w:rPr>
          <w:rStyle w:val="ac"/>
        </w:rPr>
        <w:annotationRef/>
      </w:r>
      <w:r>
        <w:rPr>
          <w:rFonts w:hint="eastAsia"/>
        </w:rPr>
        <w:t>活動上線日預計</w:t>
      </w:r>
      <w:r>
        <w:rPr>
          <w:rFonts w:hint="eastAsia"/>
        </w:rPr>
        <w:t>9/23</w:t>
      </w:r>
      <w:r>
        <w:rPr>
          <w:rFonts w:hint="eastAsia"/>
        </w:rPr>
        <w:t>，需待簽呈流程結案後，活動網頁方可對外露出，故將活動起始日修改為「即日起」</w:t>
      </w:r>
    </w:p>
  </w:comment>
  <w:comment w:id="11" w:author="林忻儒-數位客群部-永豐銀行" w:date="2024-09-19T15:19:00Z" w:initials="林忻儒-數位客群部">
    <w:p w14:paraId="6C5009E5" w14:textId="77777777" w:rsidR="00B14BD7" w:rsidRDefault="00B14BD7" w:rsidP="00D70247">
      <w:pPr>
        <w:pStyle w:val="ad"/>
      </w:pPr>
      <w:r>
        <w:rPr>
          <w:rStyle w:val="ac"/>
        </w:rPr>
        <w:annotationRef/>
      </w:r>
      <w:r>
        <w:rPr>
          <w:rFonts w:hint="eastAsia"/>
        </w:rPr>
        <w:t>加強說明「首登</w:t>
      </w:r>
      <w:r>
        <w:rPr>
          <w:rFonts w:hint="eastAsia"/>
        </w:rPr>
        <w:t>=</w:t>
      </w:r>
      <w:r>
        <w:rPr>
          <w:rFonts w:hint="eastAsia"/>
        </w:rPr>
        <w:t>從未登入永豐網銀會員」</w:t>
      </w:r>
    </w:p>
  </w:comment>
  <w:comment w:id="14" w:author="吳雨蒨-法務處-永豐銀行" w:date="2024-09-16T18:13:00Z" w:initials="吳雨蒨-法務處-永">
    <w:p w14:paraId="1D86DB72" w14:textId="6B43C4C4" w:rsidR="00D46C71" w:rsidRDefault="00D46C71" w:rsidP="00AF5B97">
      <w:pPr>
        <w:pStyle w:val="ad"/>
      </w:pPr>
      <w:r>
        <w:rPr>
          <w:rStyle w:val="ac"/>
        </w:rPr>
        <w:annotationRef/>
      </w:r>
      <w:r>
        <w:rPr>
          <w:rFonts w:hint="eastAsia"/>
        </w:rPr>
        <w:t>請提案單位再行確認登入通路是否正確。</w:t>
      </w:r>
    </w:p>
  </w:comment>
  <w:comment w:id="19" w:author="吳雨蒨-法務處-永豐銀行" w:date="2024-09-16T17:53:00Z" w:initials="吳雨蒨-法務處-永">
    <w:p w14:paraId="32419D70" w14:textId="1EF0D076" w:rsidR="00F1631E" w:rsidRDefault="00F1631E" w:rsidP="00A64D6F">
      <w:pPr>
        <w:pStyle w:val="ad"/>
      </w:pPr>
      <w:r>
        <w:rPr>
          <w:rStyle w:val="ac"/>
        </w:rPr>
        <w:annotationRef/>
      </w:r>
      <w:r>
        <w:rPr>
          <w:rFonts w:hint="eastAsia"/>
        </w:rPr>
        <w:t>請提案單位再行確認網頁內容之正確性及完整性。</w:t>
      </w:r>
    </w:p>
  </w:comment>
  <w:comment w:id="22" w:author="林忻儒-數位客群部-永豐銀行" w:date="2024-09-19T15:11:00Z" w:initials="林忻儒-數位客群部">
    <w:p w14:paraId="425C3F07" w14:textId="77777777" w:rsidR="00E77EF0" w:rsidRDefault="00E77EF0">
      <w:pPr>
        <w:pStyle w:val="ad"/>
      </w:pPr>
      <w:r>
        <w:rPr>
          <w:rStyle w:val="ac"/>
        </w:rPr>
        <w:annotationRef/>
      </w:r>
      <w:r>
        <w:rPr>
          <w:rFonts w:hint="eastAsia"/>
        </w:rPr>
        <w:t>與下方「</w:t>
      </w:r>
      <w:r>
        <w:rPr>
          <w:rFonts w:hint="eastAsia"/>
        </w:rPr>
        <w:t>DAWHO</w:t>
      </w:r>
      <w:r>
        <w:rPr>
          <w:rFonts w:hint="eastAsia"/>
        </w:rPr>
        <w:t>虎力旺</w:t>
      </w:r>
      <w:r>
        <w:rPr>
          <w:rFonts w:hint="eastAsia"/>
        </w:rPr>
        <w:t>-200</w:t>
      </w:r>
      <w:r>
        <w:rPr>
          <w:rFonts w:hint="eastAsia"/>
        </w:rPr>
        <w:t>元」</w:t>
      </w:r>
    </w:p>
    <w:p w14:paraId="2AEAF853" w14:textId="77777777" w:rsidR="00E77EF0" w:rsidRDefault="00E77EF0" w:rsidP="006B0998">
      <w:pPr>
        <w:pStyle w:val="ad"/>
      </w:pPr>
      <w:r>
        <w:rPr>
          <w:rFonts w:hint="eastAsia"/>
        </w:rPr>
        <w:t>寫法一致，調整為「網銀首登禮</w:t>
      </w:r>
      <w:r>
        <w:rPr>
          <w:rFonts w:hint="eastAsia"/>
        </w:rPr>
        <w:t>-100</w:t>
      </w:r>
      <w:r>
        <w:rPr>
          <w:rFonts w:hint="eastAsia"/>
        </w:rPr>
        <w:t>元」</w:t>
      </w:r>
    </w:p>
  </w:comment>
  <w:comment w:id="39" w:author="吳雨蒨-法務處-永豐銀行" w:date="2024-09-16T17:52:00Z" w:initials="吳雨蒨-法務處-永">
    <w:p w14:paraId="490E932D" w14:textId="348D2E2A" w:rsidR="00D6068D" w:rsidRDefault="00D6068D" w:rsidP="000F7BFF">
      <w:pPr>
        <w:pStyle w:val="ad"/>
      </w:pPr>
      <w:r>
        <w:rPr>
          <w:rStyle w:val="ac"/>
        </w:rPr>
        <w:annotationRef/>
      </w:r>
      <w:r>
        <w:rPr>
          <w:rFonts w:hint="eastAsia"/>
        </w:rPr>
        <w:t>此連結係連結至永豐金控隱私權保護聲明頁面，請提案單位再行確認正確性。</w:t>
      </w:r>
    </w:p>
  </w:comment>
  <w:comment w:id="40" w:author="林忻儒-數位客群部-永豐銀行" w:date="2024-09-19T15:15:00Z" w:initials="林忻儒-數位客群部">
    <w:p w14:paraId="47D0E4E4" w14:textId="77777777" w:rsidR="00E77EF0" w:rsidRDefault="00E77EF0">
      <w:pPr>
        <w:pStyle w:val="ad"/>
      </w:pPr>
      <w:r>
        <w:rPr>
          <w:rStyle w:val="ac"/>
        </w:rPr>
        <w:annotationRef/>
      </w:r>
      <w:r>
        <w:rPr>
          <w:rFonts w:hint="eastAsia"/>
        </w:rPr>
        <w:t>已調整為「永豐銀行</w:t>
      </w:r>
      <w:r>
        <w:rPr>
          <w:rFonts w:hint="eastAsia"/>
        </w:rPr>
        <w:t xml:space="preserve"> </w:t>
      </w:r>
      <w:r>
        <w:rPr>
          <w:rFonts w:hint="eastAsia"/>
        </w:rPr>
        <w:t>隱私權保護聲明」網頁連結</w:t>
      </w:r>
    </w:p>
    <w:p w14:paraId="1B6E0187" w14:textId="77777777" w:rsidR="00E77EF0" w:rsidRDefault="00E77EF0" w:rsidP="00804BBC">
      <w:pPr>
        <w:pStyle w:val="ad"/>
      </w:pPr>
      <w:hyperlink r:id="rId1" w:history="1">
        <w:r w:rsidRPr="00804BBC">
          <w:rPr>
            <w:rStyle w:val="a4"/>
            <w:rFonts w:hint="eastAsia"/>
          </w:rPr>
          <w:t>永豐銀行</w:t>
        </w:r>
        <w:r w:rsidRPr="00804BBC">
          <w:rPr>
            <w:rStyle w:val="a4"/>
            <w:rFonts w:hint="eastAsia"/>
          </w:rPr>
          <w:t xml:space="preserve"> Bank SinoPac</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3744C3" w15:done="0"/>
  <w15:commentEx w15:paraId="20283803" w15:done="0"/>
  <w15:commentEx w15:paraId="6C5009E5" w15:done="0"/>
  <w15:commentEx w15:paraId="1D86DB72" w15:done="0"/>
  <w15:commentEx w15:paraId="32419D70" w15:done="0"/>
  <w15:commentEx w15:paraId="2AEAF853" w15:done="0"/>
  <w15:commentEx w15:paraId="490E932D" w15:done="0"/>
  <w15:commentEx w15:paraId="1B6E0187" w15:paraIdParent="490E93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6BFCB" w16cex:dateUtc="2024-09-19T07:20:00Z"/>
  <w16cex:commentExtensible w16cex:durableId="2A96BD1A" w16cex:dateUtc="2024-09-19T07:09:00Z"/>
  <w16cex:commentExtensible w16cex:durableId="2A96BF91" w16cex:dateUtc="2024-09-19T07:19:00Z"/>
  <w16cex:commentExtensible w16cex:durableId="2A92F3AE" w16cex:dateUtc="2024-09-16T10:13:00Z"/>
  <w16cex:commentExtensible w16cex:durableId="2A92EF18" w16cex:dateUtc="2024-09-16T09:53:00Z"/>
  <w16cex:commentExtensible w16cex:durableId="2A96BD96" w16cex:dateUtc="2024-09-19T07:11:00Z"/>
  <w16cex:commentExtensible w16cex:durableId="2A92EEC1" w16cex:dateUtc="2024-09-16T09:52:00Z"/>
  <w16cex:commentExtensible w16cex:durableId="2A96BE8C" w16cex:dateUtc="2024-09-19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3744C3" w16cid:durableId="2A96BFCB"/>
  <w16cid:commentId w16cid:paraId="20283803" w16cid:durableId="2A96BD1A"/>
  <w16cid:commentId w16cid:paraId="6C5009E5" w16cid:durableId="2A96BF91"/>
  <w16cid:commentId w16cid:paraId="1D86DB72" w16cid:durableId="2A92F3AE"/>
  <w16cid:commentId w16cid:paraId="32419D70" w16cid:durableId="2A92EF18"/>
  <w16cid:commentId w16cid:paraId="2AEAF853" w16cid:durableId="2A96BD96"/>
  <w16cid:commentId w16cid:paraId="490E932D" w16cid:durableId="2A92EEC1"/>
  <w16cid:commentId w16cid:paraId="1B6E0187" w16cid:durableId="2A96BE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4550A" w14:textId="77777777" w:rsidR="00B34816" w:rsidRDefault="00B34816" w:rsidP="006B68F0">
      <w:r>
        <w:separator/>
      </w:r>
    </w:p>
  </w:endnote>
  <w:endnote w:type="continuationSeparator" w:id="0">
    <w:p w14:paraId="3E1C4BE2" w14:textId="77777777" w:rsidR="00B34816" w:rsidRDefault="00B34816" w:rsidP="006B6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03A6F" w14:textId="77777777" w:rsidR="00B34816" w:rsidRDefault="00B34816" w:rsidP="006B68F0">
      <w:r>
        <w:separator/>
      </w:r>
    </w:p>
  </w:footnote>
  <w:footnote w:type="continuationSeparator" w:id="0">
    <w:p w14:paraId="00A98435" w14:textId="77777777" w:rsidR="00B34816" w:rsidRDefault="00B34816" w:rsidP="006B6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722F"/>
    <w:multiLevelType w:val="hybridMultilevel"/>
    <w:tmpl w:val="8488E830"/>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20047FDA"/>
    <w:multiLevelType w:val="hybridMultilevel"/>
    <w:tmpl w:val="521438BA"/>
    <w:lvl w:ilvl="0" w:tplc="B2866976">
      <w:start w:val="1"/>
      <w:numFmt w:val="decimal"/>
      <w:lvlText w:val="%1."/>
      <w:lvlJc w:val="left"/>
      <w:pPr>
        <w:ind w:left="6240" w:hanging="480"/>
      </w:pPr>
      <w:rPr>
        <w:rFonts w:hint="eastAsia"/>
      </w:rPr>
    </w:lvl>
    <w:lvl w:ilvl="1" w:tplc="04090019" w:tentative="1">
      <w:start w:val="1"/>
      <w:numFmt w:val="ideographTraditional"/>
      <w:lvlText w:val="%2、"/>
      <w:lvlJc w:val="left"/>
      <w:pPr>
        <w:ind w:left="6720" w:hanging="480"/>
      </w:pPr>
    </w:lvl>
    <w:lvl w:ilvl="2" w:tplc="0409001B" w:tentative="1">
      <w:start w:val="1"/>
      <w:numFmt w:val="lowerRoman"/>
      <w:lvlText w:val="%3."/>
      <w:lvlJc w:val="right"/>
      <w:pPr>
        <w:ind w:left="7200" w:hanging="480"/>
      </w:pPr>
    </w:lvl>
    <w:lvl w:ilvl="3" w:tplc="0409000F" w:tentative="1">
      <w:start w:val="1"/>
      <w:numFmt w:val="decimal"/>
      <w:lvlText w:val="%4."/>
      <w:lvlJc w:val="left"/>
      <w:pPr>
        <w:ind w:left="7680" w:hanging="480"/>
      </w:pPr>
    </w:lvl>
    <w:lvl w:ilvl="4" w:tplc="04090019" w:tentative="1">
      <w:start w:val="1"/>
      <w:numFmt w:val="ideographTraditional"/>
      <w:lvlText w:val="%5、"/>
      <w:lvlJc w:val="left"/>
      <w:pPr>
        <w:ind w:left="8160" w:hanging="480"/>
      </w:pPr>
    </w:lvl>
    <w:lvl w:ilvl="5" w:tplc="0409001B" w:tentative="1">
      <w:start w:val="1"/>
      <w:numFmt w:val="lowerRoman"/>
      <w:lvlText w:val="%6."/>
      <w:lvlJc w:val="right"/>
      <w:pPr>
        <w:ind w:left="8640" w:hanging="480"/>
      </w:pPr>
    </w:lvl>
    <w:lvl w:ilvl="6" w:tplc="0409000F" w:tentative="1">
      <w:start w:val="1"/>
      <w:numFmt w:val="decimal"/>
      <w:lvlText w:val="%7."/>
      <w:lvlJc w:val="left"/>
      <w:pPr>
        <w:ind w:left="9120" w:hanging="480"/>
      </w:pPr>
    </w:lvl>
    <w:lvl w:ilvl="7" w:tplc="04090019" w:tentative="1">
      <w:start w:val="1"/>
      <w:numFmt w:val="ideographTraditional"/>
      <w:lvlText w:val="%8、"/>
      <w:lvlJc w:val="left"/>
      <w:pPr>
        <w:ind w:left="9600" w:hanging="480"/>
      </w:pPr>
    </w:lvl>
    <w:lvl w:ilvl="8" w:tplc="0409001B" w:tentative="1">
      <w:start w:val="1"/>
      <w:numFmt w:val="lowerRoman"/>
      <w:lvlText w:val="%9."/>
      <w:lvlJc w:val="right"/>
      <w:pPr>
        <w:ind w:left="10080" w:hanging="480"/>
      </w:pPr>
    </w:lvl>
  </w:abstractNum>
  <w:abstractNum w:abstractNumId="2" w15:restartNumberingAfterBreak="0">
    <w:nsid w:val="210C13B4"/>
    <w:multiLevelType w:val="hybridMultilevel"/>
    <w:tmpl w:val="291EE55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2C771CC1"/>
    <w:multiLevelType w:val="hybridMultilevel"/>
    <w:tmpl w:val="95C059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7F27257"/>
    <w:multiLevelType w:val="hybridMultilevel"/>
    <w:tmpl w:val="F1BECF08"/>
    <w:lvl w:ilvl="0" w:tplc="0409000F">
      <w:start w:val="1"/>
      <w:numFmt w:val="decimal"/>
      <w:lvlText w:val="%1."/>
      <w:lvlJc w:val="left"/>
      <w:pPr>
        <w:ind w:left="960" w:hanging="480"/>
      </w:pPr>
    </w:lvl>
    <w:lvl w:ilvl="1" w:tplc="AD18DEF2">
      <w:start w:val="5"/>
      <w:numFmt w:val="taiwaneseCountingThousand"/>
      <w:lvlText w:val="%2、"/>
      <w:lvlJc w:val="left"/>
      <w:pPr>
        <w:ind w:left="1410" w:hanging="45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3FF83EA9"/>
    <w:multiLevelType w:val="hybridMultilevel"/>
    <w:tmpl w:val="D570EA1C"/>
    <w:lvl w:ilvl="0" w:tplc="FFFFFFFF">
      <w:start w:val="1"/>
      <w:numFmt w:val="taiwaneseCountingThousand"/>
      <w:lvlText w:val="%1、"/>
      <w:lvlJc w:val="left"/>
      <w:pPr>
        <w:ind w:left="622" w:hanging="480"/>
      </w:pPr>
      <w:rPr>
        <w:rFonts w:hint="default"/>
      </w:rPr>
    </w:lvl>
    <w:lvl w:ilvl="1" w:tplc="FFFFFFFF">
      <w:start w:val="1"/>
      <w:numFmt w:val="ideographTraditional"/>
      <w:lvlText w:val="%2、"/>
      <w:lvlJc w:val="left"/>
      <w:pPr>
        <w:ind w:left="1102" w:hanging="480"/>
      </w:pPr>
    </w:lvl>
    <w:lvl w:ilvl="2" w:tplc="0409000F">
      <w:start w:val="1"/>
      <w:numFmt w:val="decimal"/>
      <w:lvlText w:val="%3."/>
      <w:lvlJc w:val="lef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6" w15:restartNumberingAfterBreak="0">
    <w:nsid w:val="423A70D0"/>
    <w:multiLevelType w:val="hybridMultilevel"/>
    <w:tmpl w:val="524A421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33E54AF"/>
    <w:multiLevelType w:val="hybridMultilevel"/>
    <w:tmpl w:val="21C29B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91F76AC"/>
    <w:multiLevelType w:val="hybridMultilevel"/>
    <w:tmpl w:val="FBDE1D1A"/>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9" w15:restartNumberingAfterBreak="0">
    <w:nsid w:val="4A8D3CF3"/>
    <w:multiLevelType w:val="hybridMultilevel"/>
    <w:tmpl w:val="7DF82FF6"/>
    <w:lvl w:ilvl="0" w:tplc="B2866976">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1F4E2C"/>
    <w:multiLevelType w:val="hybridMultilevel"/>
    <w:tmpl w:val="72D27E4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3BB7334"/>
    <w:multiLevelType w:val="hybridMultilevel"/>
    <w:tmpl w:val="DDB4EA6E"/>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12" w15:restartNumberingAfterBreak="0">
    <w:nsid w:val="5A704FAA"/>
    <w:multiLevelType w:val="hybridMultilevel"/>
    <w:tmpl w:val="CD4A3964"/>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3" w15:restartNumberingAfterBreak="0">
    <w:nsid w:val="6C832655"/>
    <w:multiLevelType w:val="hybridMultilevel"/>
    <w:tmpl w:val="747667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93479380">
    <w:abstractNumId w:val="7"/>
  </w:num>
  <w:num w:numId="2" w16cid:durableId="1227036517">
    <w:abstractNumId w:val="9"/>
  </w:num>
  <w:num w:numId="3" w16cid:durableId="17196442">
    <w:abstractNumId w:val="2"/>
  </w:num>
  <w:num w:numId="4" w16cid:durableId="1724476501">
    <w:abstractNumId w:val="8"/>
  </w:num>
  <w:num w:numId="5" w16cid:durableId="921833488">
    <w:abstractNumId w:val="11"/>
  </w:num>
  <w:num w:numId="6" w16cid:durableId="236981813">
    <w:abstractNumId w:val="3"/>
  </w:num>
  <w:num w:numId="7" w16cid:durableId="525141141">
    <w:abstractNumId w:val="13"/>
  </w:num>
  <w:num w:numId="8" w16cid:durableId="1727294160">
    <w:abstractNumId w:val="12"/>
  </w:num>
  <w:num w:numId="9" w16cid:durableId="511919943">
    <w:abstractNumId w:val="1"/>
  </w:num>
  <w:num w:numId="10" w16cid:durableId="411859617">
    <w:abstractNumId w:val="4"/>
  </w:num>
  <w:num w:numId="11" w16cid:durableId="652879452">
    <w:abstractNumId w:val="5"/>
  </w:num>
  <w:num w:numId="12" w16cid:durableId="729613660">
    <w:abstractNumId w:val="6"/>
  </w:num>
  <w:num w:numId="13" w16cid:durableId="132256378">
    <w:abstractNumId w:val="0"/>
  </w:num>
  <w:num w:numId="14" w16cid:durableId="33168182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林忻儒-數位客群部-永豐銀行">
    <w15:presenceInfo w15:providerId="AD" w15:userId="S::wendylin95@sinopac.com::1cbdc2ab-9ff0-4c51-9320-b2cc04a45ba4"/>
  </w15:person>
  <w15:person w15:author="吳雨蒨-法務處-永豐銀行">
    <w15:presenceInfo w15:providerId="AD" w15:userId="S::rebeccawu@sinopac.com::7ed269e8-2556-4682-a41a-2058f0dadd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trackRevision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3C"/>
    <w:rsid w:val="00011FEF"/>
    <w:rsid w:val="00016DCC"/>
    <w:rsid w:val="00031317"/>
    <w:rsid w:val="0004161D"/>
    <w:rsid w:val="000566B2"/>
    <w:rsid w:val="0007086E"/>
    <w:rsid w:val="00082503"/>
    <w:rsid w:val="000A55BF"/>
    <w:rsid w:val="000B18AF"/>
    <w:rsid w:val="000C017E"/>
    <w:rsid w:val="000C05C2"/>
    <w:rsid w:val="000C29C8"/>
    <w:rsid w:val="000D0067"/>
    <w:rsid w:val="000E7074"/>
    <w:rsid w:val="000F1AAD"/>
    <w:rsid w:val="00103F94"/>
    <w:rsid w:val="00142BF6"/>
    <w:rsid w:val="00147157"/>
    <w:rsid w:val="0015159D"/>
    <w:rsid w:val="00151776"/>
    <w:rsid w:val="00175418"/>
    <w:rsid w:val="00187ACE"/>
    <w:rsid w:val="001951E7"/>
    <w:rsid w:val="00196BE6"/>
    <w:rsid w:val="001A7C4B"/>
    <w:rsid w:val="001B5D21"/>
    <w:rsid w:val="001C6D38"/>
    <w:rsid w:val="001D28D3"/>
    <w:rsid w:val="001D7FFC"/>
    <w:rsid w:val="0023455E"/>
    <w:rsid w:val="00246958"/>
    <w:rsid w:val="00276BFD"/>
    <w:rsid w:val="00284D7A"/>
    <w:rsid w:val="00293C0C"/>
    <w:rsid w:val="00296090"/>
    <w:rsid w:val="002B7A48"/>
    <w:rsid w:val="002C04DB"/>
    <w:rsid w:val="002F4CA9"/>
    <w:rsid w:val="002F545E"/>
    <w:rsid w:val="002F6BFA"/>
    <w:rsid w:val="0030682F"/>
    <w:rsid w:val="0031053A"/>
    <w:rsid w:val="0031552E"/>
    <w:rsid w:val="003250D0"/>
    <w:rsid w:val="00331E4F"/>
    <w:rsid w:val="00332522"/>
    <w:rsid w:val="0035696F"/>
    <w:rsid w:val="003608B9"/>
    <w:rsid w:val="003618BA"/>
    <w:rsid w:val="0036600E"/>
    <w:rsid w:val="00371691"/>
    <w:rsid w:val="00371C95"/>
    <w:rsid w:val="00384A0E"/>
    <w:rsid w:val="00385CA6"/>
    <w:rsid w:val="0039185D"/>
    <w:rsid w:val="00397480"/>
    <w:rsid w:val="003A45E5"/>
    <w:rsid w:val="003B400F"/>
    <w:rsid w:val="004059E9"/>
    <w:rsid w:val="00417DA4"/>
    <w:rsid w:val="0043565D"/>
    <w:rsid w:val="00460A25"/>
    <w:rsid w:val="00494581"/>
    <w:rsid w:val="004A4C86"/>
    <w:rsid w:val="004A59A5"/>
    <w:rsid w:val="004B2F33"/>
    <w:rsid w:val="004B3288"/>
    <w:rsid w:val="004B4BAA"/>
    <w:rsid w:val="004C0173"/>
    <w:rsid w:val="004E5436"/>
    <w:rsid w:val="004F4A44"/>
    <w:rsid w:val="004F6E04"/>
    <w:rsid w:val="00524201"/>
    <w:rsid w:val="005313F7"/>
    <w:rsid w:val="005545C8"/>
    <w:rsid w:val="00561144"/>
    <w:rsid w:val="005652AE"/>
    <w:rsid w:val="00583F3C"/>
    <w:rsid w:val="00584E88"/>
    <w:rsid w:val="00592DBD"/>
    <w:rsid w:val="005F1E4C"/>
    <w:rsid w:val="006019C0"/>
    <w:rsid w:val="006061EA"/>
    <w:rsid w:val="00637A18"/>
    <w:rsid w:val="00645357"/>
    <w:rsid w:val="00646A93"/>
    <w:rsid w:val="006525FF"/>
    <w:rsid w:val="00653B54"/>
    <w:rsid w:val="00660E92"/>
    <w:rsid w:val="00661425"/>
    <w:rsid w:val="00666A09"/>
    <w:rsid w:val="006710A3"/>
    <w:rsid w:val="00682E61"/>
    <w:rsid w:val="00690BFB"/>
    <w:rsid w:val="006B68F0"/>
    <w:rsid w:val="006C0E93"/>
    <w:rsid w:val="006F1675"/>
    <w:rsid w:val="006F345A"/>
    <w:rsid w:val="0072310A"/>
    <w:rsid w:val="00751D46"/>
    <w:rsid w:val="0075446C"/>
    <w:rsid w:val="00766611"/>
    <w:rsid w:val="00766A67"/>
    <w:rsid w:val="00775BAF"/>
    <w:rsid w:val="00776E32"/>
    <w:rsid w:val="007A188D"/>
    <w:rsid w:val="007B474B"/>
    <w:rsid w:val="007D2CE7"/>
    <w:rsid w:val="007D4759"/>
    <w:rsid w:val="007E1403"/>
    <w:rsid w:val="0080027D"/>
    <w:rsid w:val="00813926"/>
    <w:rsid w:val="00815C10"/>
    <w:rsid w:val="00824ED5"/>
    <w:rsid w:val="008328BE"/>
    <w:rsid w:val="0083633C"/>
    <w:rsid w:val="00842C74"/>
    <w:rsid w:val="00843ED8"/>
    <w:rsid w:val="0085447E"/>
    <w:rsid w:val="00854610"/>
    <w:rsid w:val="00870488"/>
    <w:rsid w:val="00870AA1"/>
    <w:rsid w:val="00884DD9"/>
    <w:rsid w:val="00885F97"/>
    <w:rsid w:val="00895DE8"/>
    <w:rsid w:val="008A135F"/>
    <w:rsid w:val="008A2DB1"/>
    <w:rsid w:val="008A54E3"/>
    <w:rsid w:val="008C1C42"/>
    <w:rsid w:val="008C303D"/>
    <w:rsid w:val="00903B97"/>
    <w:rsid w:val="009068A6"/>
    <w:rsid w:val="00914DD4"/>
    <w:rsid w:val="009249D7"/>
    <w:rsid w:val="009436B9"/>
    <w:rsid w:val="00946206"/>
    <w:rsid w:val="00947E71"/>
    <w:rsid w:val="009559D6"/>
    <w:rsid w:val="009603CC"/>
    <w:rsid w:val="00966241"/>
    <w:rsid w:val="0098060D"/>
    <w:rsid w:val="00993380"/>
    <w:rsid w:val="009A07AE"/>
    <w:rsid w:val="009A12C6"/>
    <w:rsid w:val="009C26F0"/>
    <w:rsid w:val="009C37EC"/>
    <w:rsid w:val="009E6B12"/>
    <w:rsid w:val="00A11D52"/>
    <w:rsid w:val="00A14B67"/>
    <w:rsid w:val="00A40B55"/>
    <w:rsid w:val="00A41F83"/>
    <w:rsid w:val="00A91391"/>
    <w:rsid w:val="00A92D09"/>
    <w:rsid w:val="00A95EA7"/>
    <w:rsid w:val="00AB7554"/>
    <w:rsid w:val="00AC2AFD"/>
    <w:rsid w:val="00AD4F49"/>
    <w:rsid w:val="00AD771A"/>
    <w:rsid w:val="00AF75AF"/>
    <w:rsid w:val="00B05F69"/>
    <w:rsid w:val="00B10B53"/>
    <w:rsid w:val="00B14BD7"/>
    <w:rsid w:val="00B25DD4"/>
    <w:rsid w:val="00B34816"/>
    <w:rsid w:val="00B3538C"/>
    <w:rsid w:val="00B402DE"/>
    <w:rsid w:val="00B512C5"/>
    <w:rsid w:val="00B52966"/>
    <w:rsid w:val="00B652EB"/>
    <w:rsid w:val="00B76438"/>
    <w:rsid w:val="00B81F47"/>
    <w:rsid w:val="00B97C10"/>
    <w:rsid w:val="00BA0563"/>
    <w:rsid w:val="00BA091B"/>
    <w:rsid w:val="00BA45B6"/>
    <w:rsid w:val="00BA76F6"/>
    <w:rsid w:val="00BB6ACC"/>
    <w:rsid w:val="00BC4B49"/>
    <w:rsid w:val="00BE0BAD"/>
    <w:rsid w:val="00BE7C56"/>
    <w:rsid w:val="00C2666D"/>
    <w:rsid w:val="00C27152"/>
    <w:rsid w:val="00C32FDF"/>
    <w:rsid w:val="00C42C11"/>
    <w:rsid w:val="00C83902"/>
    <w:rsid w:val="00C90490"/>
    <w:rsid w:val="00CB7131"/>
    <w:rsid w:val="00CE3700"/>
    <w:rsid w:val="00D04D4A"/>
    <w:rsid w:val="00D21FEE"/>
    <w:rsid w:val="00D26E3E"/>
    <w:rsid w:val="00D402AF"/>
    <w:rsid w:val="00D46C71"/>
    <w:rsid w:val="00D6068D"/>
    <w:rsid w:val="00D62177"/>
    <w:rsid w:val="00D76F13"/>
    <w:rsid w:val="00D81B84"/>
    <w:rsid w:val="00DC2A98"/>
    <w:rsid w:val="00DD3560"/>
    <w:rsid w:val="00E04851"/>
    <w:rsid w:val="00E06C0B"/>
    <w:rsid w:val="00E13F09"/>
    <w:rsid w:val="00E14DF9"/>
    <w:rsid w:val="00E23358"/>
    <w:rsid w:val="00E462F8"/>
    <w:rsid w:val="00E55A19"/>
    <w:rsid w:val="00E60110"/>
    <w:rsid w:val="00E756D0"/>
    <w:rsid w:val="00E77EF0"/>
    <w:rsid w:val="00E86E08"/>
    <w:rsid w:val="00EA24E5"/>
    <w:rsid w:val="00EA36C7"/>
    <w:rsid w:val="00EE7E70"/>
    <w:rsid w:val="00EF1CB4"/>
    <w:rsid w:val="00EF33D6"/>
    <w:rsid w:val="00EF56A9"/>
    <w:rsid w:val="00F1187F"/>
    <w:rsid w:val="00F1631E"/>
    <w:rsid w:val="00F245C9"/>
    <w:rsid w:val="00F30C97"/>
    <w:rsid w:val="00F50A71"/>
    <w:rsid w:val="00F53692"/>
    <w:rsid w:val="00F67B9F"/>
    <w:rsid w:val="00FB1A52"/>
    <w:rsid w:val="00FB77CD"/>
    <w:rsid w:val="00FE0B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0AC74"/>
  <w15:chartTrackingRefBased/>
  <w15:docId w15:val="{EA8268A5-6BED-4DED-A333-C1B294D7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33C"/>
    <w:pPr>
      <w:widowControl w:val="0"/>
    </w:pPr>
    <w:rP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83633C"/>
    <w:pPr>
      <w:widowControl w:val="0"/>
      <w:autoSpaceDE w:val="0"/>
      <w:autoSpaceDN w:val="0"/>
      <w:adjustRightInd w:val="0"/>
    </w:pPr>
    <w:rPr>
      <w:rFonts w:ascii="微軟正黑體" w:eastAsia="微軟正黑體" w:cs="微軟正黑體"/>
      <w:color w:val="000000"/>
      <w:kern w:val="0"/>
      <w:szCs w:val="24"/>
    </w:rPr>
  </w:style>
  <w:style w:type="paragraph" w:styleId="a3">
    <w:name w:val="List Paragraph"/>
    <w:basedOn w:val="a"/>
    <w:uiPriority w:val="34"/>
    <w:qFormat/>
    <w:rsid w:val="0083633C"/>
    <w:pPr>
      <w:ind w:leftChars="200" w:left="480"/>
    </w:pPr>
  </w:style>
  <w:style w:type="character" w:styleId="a4">
    <w:name w:val="Hyperlink"/>
    <w:basedOn w:val="a0"/>
    <w:uiPriority w:val="99"/>
    <w:unhideWhenUsed/>
    <w:rsid w:val="006019C0"/>
    <w:rPr>
      <w:color w:val="0563C1" w:themeColor="hyperlink"/>
      <w:u w:val="single"/>
    </w:rPr>
  </w:style>
  <w:style w:type="character" w:styleId="a5">
    <w:name w:val="Unresolved Mention"/>
    <w:basedOn w:val="a0"/>
    <w:uiPriority w:val="99"/>
    <w:semiHidden/>
    <w:unhideWhenUsed/>
    <w:rsid w:val="006019C0"/>
    <w:rPr>
      <w:color w:val="605E5C"/>
      <w:shd w:val="clear" w:color="auto" w:fill="E1DFDD"/>
    </w:rPr>
  </w:style>
  <w:style w:type="character" w:styleId="a6">
    <w:name w:val="FollowedHyperlink"/>
    <w:basedOn w:val="a0"/>
    <w:uiPriority w:val="99"/>
    <w:semiHidden/>
    <w:unhideWhenUsed/>
    <w:rsid w:val="006019C0"/>
    <w:rPr>
      <w:color w:val="954F72" w:themeColor="followedHyperlink"/>
      <w:u w:val="single"/>
    </w:rPr>
  </w:style>
  <w:style w:type="paragraph" w:styleId="a7">
    <w:name w:val="header"/>
    <w:basedOn w:val="a"/>
    <w:link w:val="a8"/>
    <w:uiPriority w:val="99"/>
    <w:unhideWhenUsed/>
    <w:rsid w:val="006B68F0"/>
    <w:pPr>
      <w:tabs>
        <w:tab w:val="center" w:pos="4153"/>
        <w:tab w:val="right" w:pos="8306"/>
      </w:tabs>
      <w:snapToGrid w:val="0"/>
    </w:pPr>
    <w:rPr>
      <w:sz w:val="20"/>
      <w:szCs w:val="20"/>
    </w:rPr>
  </w:style>
  <w:style w:type="character" w:customStyle="1" w:styleId="a8">
    <w:name w:val="頁首 字元"/>
    <w:basedOn w:val="a0"/>
    <w:link w:val="a7"/>
    <w:uiPriority w:val="99"/>
    <w:rsid w:val="006B68F0"/>
    <w:rPr>
      <w:sz w:val="20"/>
      <w:szCs w:val="20"/>
      <w14:ligatures w14:val="standardContextual"/>
    </w:rPr>
  </w:style>
  <w:style w:type="paragraph" w:styleId="a9">
    <w:name w:val="footer"/>
    <w:basedOn w:val="a"/>
    <w:link w:val="aa"/>
    <w:uiPriority w:val="99"/>
    <w:unhideWhenUsed/>
    <w:rsid w:val="006B68F0"/>
    <w:pPr>
      <w:tabs>
        <w:tab w:val="center" w:pos="4153"/>
        <w:tab w:val="right" w:pos="8306"/>
      </w:tabs>
      <w:snapToGrid w:val="0"/>
    </w:pPr>
    <w:rPr>
      <w:sz w:val="20"/>
      <w:szCs w:val="20"/>
    </w:rPr>
  </w:style>
  <w:style w:type="character" w:customStyle="1" w:styleId="aa">
    <w:name w:val="頁尾 字元"/>
    <w:basedOn w:val="a0"/>
    <w:link w:val="a9"/>
    <w:uiPriority w:val="99"/>
    <w:rsid w:val="006B68F0"/>
    <w:rPr>
      <w:sz w:val="20"/>
      <w:szCs w:val="20"/>
      <w14:ligatures w14:val="standardContextual"/>
    </w:rPr>
  </w:style>
  <w:style w:type="paragraph" w:styleId="ab">
    <w:name w:val="Revision"/>
    <w:hidden/>
    <w:uiPriority w:val="99"/>
    <w:semiHidden/>
    <w:rsid w:val="00B402DE"/>
    <w:rPr>
      <w14:ligatures w14:val="standardContextual"/>
    </w:rPr>
  </w:style>
  <w:style w:type="character" w:styleId="ac">
    <w:name w:val="annotation reference"/>
    <w:basedOn w:val="a0"/>
    <w:uiPriority w:val="99"/>
    <w:semiHidden/>
    <w:unhideWhenUsed/>
    <w:rsid w:val="002B7A48"/>
    <w:rPr>
      <w:sz w:val="18"/>
      <w:szCs w:val="18"/>
    </w:rPr>
  </w:style>
  <w:style w:type="paragraph" w:styleId="ad">
    <w:name w:val="annotation text"/>
    <w:basedOn w:val="a"/>
    <w:link w:val="ae"/>
    <w:uiPriority w:val="99"/>
    <w:unhideWhenUsed/>
    <w:rsid w:val="002B7A48"/>
  </w:style>
  <w:style w:type="character" w:customStyle="1" w:styleId="ae">
    <w:name w:val="註解文字 字元"/>
    <w:basedOn w:val="a0"/>
    <w:link w:val="ad"/>
    <w:uiPriority w:val="99"/>
    <w:rsid w:val="002B7A48"/>
    <w:rPr>
      <w14:ligatures w14:val="standardContextual"/>
    </w:rPr>
  </w:style>
  <w:style w:type="paragraph" w:styleId="af">
    <w:name w:val="annotation subject"/>
    <w:basedOn w:val="ad"/>
    <w:next w:val="ad"/>
    <w:link w:val="af0"/>
    <w:uiPriority w:val="99"/>
    <w:semiHidden/>
    <w:unhideWhenUsed/>
    <w:rsid w:val="002B7A48"/>
    <w:rPr>
      <w:b/>
      <w:bCs/>
    </w:rPr>
  </w:style>
  <w:style w:type="character" w:customStyle="1" w:styleId="af0">
    <w:name w:val="註解主旨 字元"/>
    <w:basedOn w:val="ae"/>
    <w:link w:val="af"/>
    <w:uiPriority w:val="99"/>
    <w:semiHidden/>
    <w:rsid w:val="002B7A48"/>
    <w:rPr>
      <w:b/>
      <w:bC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6519">
      <w:bodyDiv w:val="1"/>
      <w:marLeft w:val="0"/>
      <w:marRight w:val="0"/>
      <w:marTop w:val="0"/>
      <w:marBottom w:val="0"/>
      <w:divBdr>
        <w:top w:val="none" w:sz="0" w:space="0" w:color="auto"/>
        <w:left w:val="none" w:sz="0" w:space="0" w:color="auto"/>
        <w:bottom w:val="none" w:sz="0" w:space="0" w:color="auto"/>
        <w:right w:val="none" w:sz="0" w:space="0" w:color="auto"/>
      </w:divBdr>
    </w:div>
    <w:div w:id="847402364">
      <w:bodyDiv w:val="1"/>
      <w:marLeft w:val="0"/>
      <w:marRight w:val="0"/>
      <w:marTop w:val="0"/>
      <w:marBottom w:val="0"/>
      <w:divBdr>
        <w:top w:val="none" w:sz="0" w:space="0" w:color="auto"/>
        <w:left w:val="none" w:sz="0" w:space="0" w:color="auto"/>
        <w:bottom w:val="none" w:sz="0" w:space="0" w:color="auto"/>
        <w:right w:val="none" w:sz="0" w:space="0" w:color="auto"/>
      </w:divBdr>
    </w:div>
    <w:div w:id="105377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ank.sinopac.com/sinopacBT/footer/privacy-statement.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apply.sinopac.com/applyweb/QuickAccount/html/05_%E5%80%8B%E8%B3%87%E6%B3%95%E5%91%8A%E7%9F%A5%E7%BE%A9%E5%8B%99_2024.0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nk.sinopac.com/sinopacBT/webevents/dawho/hot/event-who200/"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吳濟真-數位客群部-永豐銀行</dc:creator>
  <cp:keywords/>
  <dc:description/>
  <cp:lastModifiedBy>林忻儒-數位客群部-永豐銀行</cp:lastModifiedBy>
  <cp:revision>57</cp:revision>
  <cp:lastPrinted>2024-09-16T09:09:00Z</cp:lastPrinted>
  <dcterms:created xsi:type="dcterms:W3CDTF">2024-09-16T09:49:00Z</dcterms:created>
  <dcterms:modified xsi:type="dcterms:W3CDTF">2024-09-19T07:20:00Z</dcterms:modified>
</cp:coreProperties>
</file>