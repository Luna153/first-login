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W w:w="8359" w:type="dxa"/>
        <w:tblInd w:w="0" w:type="dxa"/>
        <w:tblLook w:val="04A0" w:firstRow="1" w:lastRow="0" w:firstColumn="1" w:lastColumn="0" w:noHBand="0" w:noVBand="1"/>
      </w:tblPr>
      <w:tblGrid>
        <w:gridCol w:w="2089"/>
        <w:gridCol w:w="697"/>
        <w:gridCol w:w="1393"/>
        <w:gridCol w:w="1393"/>
        <w:gridCol w:w="697"/>
        <w:gridCol w:w="814"/>
        <w:gridCol w:w="1276"/>
      </w:tblGrid>
      <w:tr w:rsidR="00663675" w14:paraId="0766899D" w14:textId="77777777" w:rsidTr="001261C4">
        <w:tc>
          <w:tcPr>
            <w:tcW w:w="8359" w:type="dxa"/>
            <w:gridSpan w:val="7"/>
            <w:tcBorders>
              <w:top w:val="single" w:sz="4" w:space="0" w:color="auto"/>
              <w:left w:val="single" w:sz="4" w:space="0" w:color="auto"/>
              <w:bottom w:val="single" w:sz="4" w:space="0" w:color="auto"/>
              <w:right w:val="single" w:sz="4" w:space="0" w:color="auto"/>
            </w:tcBorders>
            <w:shd w:val="clear" w:color="auto" w:fill="FFFFFF" w:themeFill="background1"/>
            <w:hideMark/>
          </w:tcPr>
          <w:p w14:paraId="158E191F" w14:textId="77F14B57" w:rsidR="00663675" w:rsidRDefault="00663675">
            <w:pPr>
              <w:jc w:val="center"/>
              <w:rPr>
                <w:rFonts w:ascii="微軟正黑體" w:eastAsia="微軟正黑體" w:hAnsi="微軟正黑體"/>
                <w:b/>
                <w:bCs/>
                <w:sz w:val="20"/>
                <w:szCs w:val="20"/>
              </w:rPr>
            </w:pPr>
            <w:r>
              <w:rPr>
                <w:rFonts w:ascii="微軟正黑體" w:eastAsia="微軟正黑體" w:hAnsi="微軟正黑體" w:hint="eastAsia"/>
                <w:b/>
                <w:bCs/>
                <w:sz w:val="20"/>
                <w:szCs w:val="20"/>
              </w:rPr>
              <w:t>「</w:t>
            </w:r>
            <w:r w:rsidR="00C85DE4">
              <w:rPr>
                <w:rFonts w:ascii="微軟正黑體" w:eastAsia="微軟正黑體" w:hAnsi="微軟正黑體" w:hint="eastAsia"/>
                <w:b/>
                <w:bCs/>
                <w:sz w:val="20"/>
                <w:szCs w:val="20"/>
              </w:rPr>
              <w:t>2024</w:t>
            </w:r>
            <w:r w:rsidR="00C85DE4">
              <w:rPr>
                <w:rFonts w:ascii="微軟正黑體" w:eastAsia="微軟正黑體" w:hAnsi="微軟正黑體"/>
                <w:b/>
                <w:bCs/>
                <w:sz w:val="20"/>
                <w:szCs w:val="20"/>
              </w:rPr>
              <w:t>Q4</w:t>
            </w:r>
            <w:r w:rsidR="00C85DE4">
              <w:rPr>
                <w:rFonts w:ascii="微軟正黑體" w:eastAsia="微軟正黑體" w:hAnsi="微軟正黑體" w:hint="eastAsia"/>
                <w:b/>
                <w:bCs/>
                <w:sz w:val="20"/>
                <w:szCs w:val="20"/>
              </w:rPr>
              <w:t>網銀會員首登禮</w:t>
            </w:r>
            <w:r>
              <w:rPr>
                <w:rFonts w:ascii="微軟正黑體" w:eastAsia="微軟正黑體" w:hAnsi="微軟正黑體" w:hint="eastAsia"/>
                <w:b/>
                <w:bCs/>
                <w:sz w:val="20"/>
                <w:szCs w:val="20"/>
              </w:rPr>
              <w:t>」活動網頁規劃</w:t>
            </w:r>
          </w:p>
        </w:tc>
      </w:tr>
      <w:tr w:rsidR="00345985" w14:paraId="139A1E99" w14:textId="77777777" w:rsidTr="001261C4">
        <w:tc>
          <w:tcPr>
            <w:tcW w:w="7083" w:type="dxa"/>
            <w:gridSpan w:val="6"/>
            <w:tcBorders>
              <w:top w:val="single" w:sz="4" w:space="0" w:color="auto"/>
              <w:left w:val="single" w:sz="4" w:space="0" w:color="auto"/>
              <w:bottom w:val="single" w:sz="4" w:space="0" w:color="auto"/>
              <w:right w:val="single" w:sz="4" w:space="0" w:color="auto"/>
            </w:tcBorders>
            <w:shd w:val="clear" w:color="auto" w:fill="E7E6E6" w:themeFill="background2"/>
            <w:hideMark/>
          </w:tcPr>
          <w:p w14:paraId="11D9AEEA" w14:textId="7B63784B" w:rsidR="001B10C6" w:rsidRDefault="000347AC" w:rsidP="00C85DE4">
            <w:pPr>
              <w:jc w:val="center"/>
              <w:rPr>
                <w:rFonts w:ascii="微軟正黑體" w:eastAsia="微軟正黑體" w:hAnsi="微軟正黑體"/>
                <w:sz w:val="20"/>
                <w:szCs w:val="20"/>
              </w:rPr>
            </w:pPr>
            <w:r>
              <w:rPr>
                <w:rFonts w:ascii="微軟正黑體" w:eastAsia="微軟正黑體" w:hAnsi="微軟正黑體" w:hint="eastAsia"/>
                <w:sz w:val="20"/>
                <w:szCs w:val="20"/>
              </w:rPr>
              <w:t>版頭主視覺(含 活動大標)</w:t>
            </w:r>
          </w:p>
        </w:tc>
        <w:tc>
          <w:tcPr>
            <w:tcW w:w="12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3BA0D3A" w14:textId="0370773B" w:rsidR="001B10C6" w:rsidRDefault="001B10C6" w:rsidP="001261C4">
            <w:pPr>
              <w:jc w:val="center"/>
              <w:rPr>
                <w:rFonts w:ascii="微軟正黑體" w:eastAsia="微軟正黑體" w:hAnsi="微軟正黑體"/>
                <w:sz w:val="20"/>
                <w:szCs w:val="20"/>
              </w:rPr>
            </w:pPr>
            <w:r>
              <w:rPr>
                <w:rFonts w:ascii="微軟正黑體" w:eastAsia="微軟正黑體" w:hAnsi="微軟正黑體" w:hint="eastAsia"/>
                <w:sz w:val="20"/>
                <w:szCs w:val="20"/>
              </w:rPr>
              <w:t>浮動</w:t>
            </w:r>
            <w:r w:rsidR="000347AC">
              <w:rPr>
                <w:rFonts w:ascii="微軟正黑體" w:eastAsia="微軟正黑體" w:hAnsi="微軟正黑體" w:hint="eastAsia"/>
                <w:sz w:val="20"/>
                <w:szCs w:val="20"/>
              </w:rPr>
              <w:t>貼紙</w:t>
            </w:r>
          </w:p>
        </w:tc>
      </w:tr>
      <w:tr w:rsidR="00345985" w14:paraId="518E42D0" w14:textId="77777777" w:rsidTr="001261C4">
        <w:trPr>
          <w:trHeight w:val="667"/>
        </w:trPr>
        <w:tc>
          <w:tcPr>
            <w:tcW w:w="7083" w:type="dxa"/>
            <w:gridSpan w:val="6"/>
            <w:vMerge w:val="restart"/>
            <w:tcBorders>
              <w:top w:val="single" w:sz="4" w:space="0" w:color="auto"/>
              <w:left w:val="single" w:sz="4" w:space="0" w:color="auto"/>
              <w:right w:val="single" w:sz="4" w:space="0" w:color="auto"/>
            </w:tcBorders>
            <w:vAlign w:val="center"/>
            <w:hideMark/>
          </w:tcPr>
          <w:p w14:paraId="753EEE81" w14:textId="77777777" w:rsidR="001261C4" w:rsidRPr="001261C4" w:rsidRDefault="001261C4" w:rsidP="001261C4">
            <w:pPr>
              <w:jc w:val="center"/>
              <w:rPr>
                <w:rFonts w:ascii="微軟正黑體" w:eastAsia="微軟正黑體" w:hAnsi="微軟正黑體"/>
                <w:sz w:val="20"/>
                <w:szCs w:val="20"/>
              </w:rPr>
            </w:pPr>
            <w:r w:rsidRPr="001261C4">
              <w:rPr>
                <w:rFonts w:ascii="微軟正黑體" w:eastAsia="微軟正黑體" w:hAnsi="微軟正黑體" w:hint="eastAsia"/>
                <w:sz w:val="20"/>
                <w:szCs w:val="20"/>
              </w:rPr>
              <w:t>主標：首登會員</w:t>
            </w:r>
          </w:p>
          <w:p w14:paraId="2AC20EEA" w14:textId="0E5DBA65" w:rsidR="00C85DE4" w:rsidRDefault="001261C4" w:rsidP="001261C4">
            <w:pPr>
              <w:jc w:val="center"/>
              <w:rPr>
                <w:rFonts w:ascii="微軟正黑體" w:eastAsia="微軟正黑體" w:hAnsi="微軟正黑體"/>
                <w:sz w:val="20"/>
                <w:szCs w:val="20"/>
              </w:rPr>
            </w:pPr>
            <w:r w:rsidRPr="001261C4">
              <w:rPr>
                <w:rFonts w:ascii="微軟正黑體" w:eastAsia="微軟正黑體" w:hAnsi="微軟正黑體" w:hint="eastAsia"/>
                <w:sz w:val="20"/>
                <w:szCs w:val="20"/>
              </w:rPr>
              <w:t>副標：最高拿300元 新戶限時再抽好禮</w:t>
            </w:r>
          </w:p>
        </w:tc>
        <w:tc>
          <w:tcPr>
            <w:tcW w:w="1276" w:type="dxa"/>
            <w:tcBorders>
              <w:top w:val="single" w:sz="4" w:space="0" w:color="auto"/>
              <w:left w:val="single" w:sz="4" w:space="0" w:color="auto"/>
              <w:bottom w:val="single" w:sz="4" w:space="0" w:color="auto"/>
              <w:right w:val="single" w:sz="4" w:space="0" w:color="auto"/>
            </w:tcBorders>
          </w:tcPr>
          <w:p w14:paraId="02B24142" w14:textId="77777777" w:rsidR="00C85DE4" w:rsidRDefault="00C85DE4" w:rsidP="00C85DE4">
            <w:pPr>
              <w:jc w:val="center"/>
              <w:rPr>
                <w:rFonts w:ascii="微軟正黑體" w:eastAsia="微軟正黑體" w:hAnsi="微軟正黑體"/>
                <w:sz w:val="12"/>
                <w:szCs w:val="12"/>
              </w:rPr>
            </w:pPr>
            <w:r>
              <w:rPr>
                <w:rFonts w:ascii="微軟正黑體" w:eastAsia="微軟正黑體" w:hAnsi="微軟正黑體" w:hint="eastAsia"/>
                <w:sz w:val="12"/>
                <w:szCs w:val="12"/>
              </w:rPr>
              <w:t>【</w:t>
            </w:r>
            <w:r w:rsidRPr="00C85DE4">
              <w:rPr>
                <w:rFonts w:ascii="微軟正黑體" w:eastAsia="微軟正黑體" w:hAnsi="微軟正黑體" w:hint="eastAsia"/>
                <w:sz w:val="12"/>
                <w:szCs w:val="12"/>
              </w:rPr>
              <w:t>上</w:t>
            </w:r>
            <w:r>
              <w:rPr>
                <w:rFonts w:ascii="微軟正黑體" w:eastAsia="微軟正黑體" w:hAnsi="微軟正黑體" w:hint="eastAsia"/>
                <w:sz w:val="12"/>
                <w:szCs w:val="12"/>
              </w:rPr>
              <w:t>】</w:t>
            </w:r>
          </w:p>
          <w:p w14:paraId="31F46838" w14:textId="77777777" w:rsidR="001261C4" w:rsidRDefault="00C85DE4" w:rsidP="00C85DE4">
            <w:pPr>
              <w:jc w:val="center"/>
              <w:rPr>
                <w:rFonts w:ascii="微軟正黑體" w:eastAsia="微軟正黑體" w:hAnsi="微軟正黑體"/>
                <w:sz w:val="12"/>
                <w:szCs w:val="12"/>
              </w:rPr>
            </w:pPr>
            <w:r w:rsidRPr="00C85DE4">
              <w:rPr>
                <w:rFonts w:ascii="微軟正黑體" w:eastAsia="微軟正黑體" w:hAnsi="微軟正黑體" w:hint="eastAsia"/>
                <w:sz w:val="12"/>
                <w:szCs w:val="12"/>
              </w:rPr>
              <w:t>開D</w:t>
            </w:r>
            <w:r w:rsidRPr="00C85DE4">
              <w:rPr>
                <w:rFonts w:ascii="微軟正黑體" w:eastAsia="微軟正黑體" w:hAnsi="微軟正黑體"/>
                <w:sz w:val="12"/>
                <w:szCs w:val="12"/>
              </w:rPr>
              <w:t>AWHO</w:t>
            </w:r>
          </w:p>
          <w:p w14:paraId="72C02D14" w14:textId="2B929895" w:rsidR="00C85DE4" w:rsidRPr="00C85DE4" w:rsidRDefault="00C85DE4" w:rsidP="00C85DE4">
            <w:pPr>
              <w:jc w:val="center"/>
              <w:rPr>
                <w:rFonts w:ascii="微軟正黑體" w:eastAsia="微軟正黑體" w:hAnsi="微軟正黑體"/>
                <w:sz w:val="12"/>
                <w:szCs w:val="12"/>
              </w:rPr>
            </w:pPr>
            <w:r w:rsidRPr="00C85DE4">
              <w:rPr>
                <w:rFonts w:ascii="微軟正黑體" w:eastAsia="微軟正黑體" w:hAnsi="微軟正黑體" w:hint="eastAsia"/>
                <w:sz w:val="12"/>
                <w:szCs w:val="12"/>
              </w:rPr>
              <w:t>數位帳戶</w:t>
            </w:r>
          </w:p>
        </w:tc>
      </w:tr>
      <w:tr w:rsidR="00345985" w14:paraId="3662545A" w14:textId="77777777" w:rsidTr="001261C4">
        <w:trPr>
          <w:trHeight w:val="440"/>
        </w:trPr>
        <w:tc>
          <w:tcPr>
            <w:tcW w:w="7083" w:type="dxa"/>
            <w:gridSpan w:val="6"/>
            <w:vMerge/>
            <w:tcBorders>
              <w:left w:val="single" w:sz="4" w:space="0" w:color="auto"/>
              <w:bottom w:val="single" w:sz="4" w:space="0" w:color="auto"/>
              <w:right w:val="single" w:sz="4" w:space="0" w:color="auto"/>
            </w:tcBorders>
          </w:tcPr>
          <w:p w14:paraId="34676CBF" w14:textId="77777777" w:rsidR="00C85DE4" w:rsidRDefault="00C85DE4">
            <w:pPr>
              <w:rPr>
                <w:rFonts w:ascii="微軟正黑體" w:eastAsia="微軟正黑體" w:hAnsi="微軟正黑體"/>
                <w:sz w:val="20"/>
                <w:szCs w:val="20"/>
              </w:rPr>
            </w:pPr>
          </w:p>
        </w:tc>
        <w:tc>
          <w:tcPr>
            <w:tcW w:w="1276" w:type="dxa"/>
            <w:tcBorders>
              <w:top w:val="single" w:sz="4" w:space="0" w:color="auto"/>
              <w:left w:val="single" w:sz="4" w:space="0" w:color="auto"/>
              <w:bottom w:val="single" w:sz="4" w:space="0" w:color="auto"/>
              <w:right w:val="single" w:sz="4" w:space="0" w:color="auto"/>
            </w:tcBorders>
          </w:tcPr>
          <w:p w14:paraId="22AE5F42" w14:textId="2760A7F1" w:rsidR="00C85DE4" w:rsidRDefault="00C85DE4" w:rsidP="00C85DE4">
            <w:pPr>
              <w:jc w:val="center"/>
              <w:rPr>
                <w:rFonts w:ascii="微軟正黑體" w:eastAsia="微軟正黑體" w:hAnsi="微軟正黑體"/>
                <w:sz w:val="12"/>
                <w:szCs w:val="12"/>
              </w:rPr>
            </w:pPr>
            <w:r>
              <w:rPr>
                <w:rFonts w:ascii="微軟正黑體" w:eastAsia="微軟正黑體" w:hAnsi="微軟正黑體" w:hint="eastAsia"/>
                <w:sz w:val="12"/>
                <w:szCs w:val="12"/>
              </w:rPr>
              <w:t>【</w:t>
            </w:r>
            <w:r w:rsidRPr="00C85DE4">
              <w:rPr>
                <w:rFonts w:ascii="微軟正黑體" w:eastAsia="微軟正黑體" w:hAnsi="微軟正黑體" w:hint="eastAsia"/>
                <w:sz w:val="12"/>
                <w:szCs w:val="12"/>
              </w:rPr>
              <w:t>下</w:t>
            </w:r>
            <w:r>
              <w:rPr>
                <w:rFonts w:ascii="微軟正黑體" w:eastAsia="微軟正黑體" w:hAnsi="微軟正黑體" w:hint="eastAsia"/>
                <w:sz w:val="12"/>
                <w:szCs w:val="12"/>
              </w:rPr>
              <w:t>】</w:t>
            </w:r>
          </w:p>
          <w:p w14:paraId="7EC3BE24" w14:textId="119F2DD8" w:rsidR="00C85DE4" w:rsidRPr="00C85DE4" w:rsidRDefault="00C85DE4" w:rsidP="00C85DE4">
            <w:pPr>
              <w:spacing w:line="100" w:lineRule="atLeast"/>
              <w:jc w:val="center"/>
              <w:rPr>
                <w:rFonts w:ascii="微軟正黑體" w:eastAsia="微軟正黑體" w:hAnsi="微軟正黑體"/>
                <w:sz w:val="12"/>
                <w:szCs w:val="12"/>
              </w:rPr>
            </w:pPr>
            <w:r w:rsidRPr="00C85DE4">
              <w:rPr>
                <w:rFonts w:ascii="微軟正黑體" w:eastAsia="微軟正黑體" w:hAnsi="微軟正黑體" w:hint="eastAsia"/>
                <w:sz w:val="12"/>
                <w:szCs w:val="12"/>
              </w:rPr>
              <w:t>我有永豐存款帳戶/信用卡</w:t>
            </w:r>
          </w:p>
        </w:tc>
      </w:tr>
      <w:tr w:rsidR="00663675" w14:paraId="5160FF20" w14:textId="77777777" w:rsidTr="001261C4">
        <w:tc>
          <w:tcPr>
            <w:tcW w:w="8359" w:type="dxa"/>
            <w:gridSpan w:val="7"/>
            <w:tcBorders>
              <w:top w:val="single" w:sz="4" w:space="0" w:color="auto"/>
              <w:left w:val="single" w:sz="4" w:space="0" w:color="auto"/>
              <w:bottom w:val="single" w:sz="4" w:space="0" w:color="auto"/>
              <w:right w:val="single" w:sz="4" w:space="0" w:color="auto"/>
            </w:tcBorders>
            <w:hideMark/>
          </w:tcPr>
          <w:p w14:paraId="51F8D06E" w14:textId="581A86A6" w:rsidR="00663675" w:rsidRDefault="00663675">
            <w:pPr>
              <w:rPr>
                <w:rFonts w:ascii="微軟正黑體" w:eastAsia="微軟正黑體" w:hAnsi="微軟正黑體"/>
                <w:sz w:val="20"/>
                <w:szCs w:val="20"/>
              </w:rPr>
            </w:pPr>
          </w:p>
        </w:tc>
      </w:tr>
      <w:tr w:rsidR="00663675" w14:paraId="527C22E0" w14:textId="77777777" w:rsidTr="001854A6">
        <w:trPr>
          <w:trHeight w:val="329"/>
        </w:trPr>
        <w:tc>
          <w:tcPr>
            <w:tcW w:w="8359" w:type="dxa"/>
            <w:gridSpan w:val="7"/>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1284F6F" w14:textId="1A5224C3" w:rsidR="00663675" w:rsidRPr="00A73F6A" w:rsidRDefault="00A73F6A" w:rsidP="00A73F6A">
            <w:pPr>
              <w:jc w:val="center"/>
              <w:rPr>
                <w:rFonts w:ascii="微軟正黑體" w:eastAsia="微軟正黑體" w:hAnsi="微軟正黑體"/>
                <w:b/>
                <w:bCs/>
                <w:sz w:val="20"/>
                <w:szCs w:val="20"/>
              </w:rPr>
            </w:pPr>
            <w:r w:rsidRPr="00A73F6A">
              <w:rPr>
                <w:rFonts w:ascii="微軟正黑體" w:eastAsia="微軟正黑體" w:hAnsi="微軟正黑體" w:hint="eastAsia"/>
                <w:b/>
                <w:bCs/>
                <w:sz w:val="20"/>
                <w:szCs w:val="20"/>
              </w:rPr>
              <w:t>登錄框</w:t>
            </w:r>
          </w:p>
        </w:tc>
      </w:tr>
      <w:tr w:rsidR="00A73F6A" w14:paraId="376FD276" w14:textId="77777777" w:rsidTr="00A721C1">
        <w:trPr>
          <w:trHeight w:val="2503"/>
        </w:trPr>
        <w:tc>
          <w:tcPr>
            <w:tcW w:w="8359" w:type="dxa"/>
            <w:gridSpan w:val="7"/>
            <w:tcBorders>
              <w:top w:val="single" w:sz="4" w:space="0" w:color="auto"/>
              <w:left w:val="single" w:sz="4" w:space="0" w:color="auto"/>
              <w:bottom w:val="single" w:sz="4" w:space="0" w:color="auto"/>
              <w:right w:val="single" w:sz="4" w:space="0" w:color="auto"/>
            </w:tcBorders>
            <w:shd w:val="clear" w:color="auto" w:fill="auto"/>
          </w:tcPr>
          <w:p w14:paraId="3DB4374B" w14:textId="144F60CF" w:rsidR="001854A6" w:rsidRDefault="005F3AEF" w:rsidP="001854A6">
            <w:pPr>
              <w:jc w:val="center"/>
              <w:rPr>
                <w:rFonts w:ascii="微軟正黑體" w:eastAsia="微軟正黑體" w:hAnsi="微軟正黑體"/>
                <w:b/>
                <w:bCs/>
                <w:sz w:val="20"/>
                <w:szCs w:val="20"/>
              </w:rPr>
            </w:pPr>
            <w:commentRangeStart w:id="0"/>
            <w:ins w:id="1" w:author="林忻儒-數位客群部-永豐銀行" w:date="2024-09-19T15:28:00Z">
              <w:r w:rsidRPr="005F3AEF">
                <w:rPr>
                  <w:rFonts w:ascii="微軟正黑體" w:eastAsia="微軟正黑體" w:hAnsi="微軟正黑體" w:hint="eastAsia"/>
                  <w:b/>
                  <w:bCs/>
                  <w:sz w:val="20"/>
                  <w:szCs w:val="20"/>
                </w:rPr>
                <w:t>在永豐數位通路首登成功</w:t>
              </w:r>
            </w:ins>
            <w:del w:id="2" w:author="林忻儒-數位客群部-永豐銀行" w:date="2024-09-19T15:28:00Z">
              <w:r w:rsidR="001854A6" w:rsidDel="005F3AEF">
                <w:rPr>
                  <w:rFonts w:ascii="微軟正黑體" w:eastAsia="微軟正黑體" w:hAnsi="微軟正黑體" w:hint="eastAsia"/>
                  <w:b/>
                  <w:bCs/>
                  <w:sz w:val="20"/>
                  <w:szCs w:val="20"/>
                </w:rPr>
                <w:delText>首登永豐網銀會員</w:delText>
              </w:r>
            </w:del>
            <w:r w:rsidR="001854A6">
              <w:rPr>
                <w:rFonts w:ascii="微軟正黑體" w:eastAsia="微軟正黑體" w:hAnsi="微軟正黑體" w:hint="eastAsia"/>
                <w:b/>
                <w:bCs/>
                <w:sz w:val="20"/>
                <w:szCs w:val="20"/>
              </w:rPr>
              <w:t>並於下方活動登錄</w:t>
            </w:r>
            <w:ins w:id="3" w:author="吳雨蒨-法務處-永豐銀行" w:date="2024-09-16T18:31:00Z">
              <w:del w:id="4" w:author="林忻儒-數位客群部-永豐銀行" w:date="2024-09-19T15:28:00Z">
                <w:r w:rsidR="00EC11F9" w:rsidDel="005F3AEF">
                  <w:rPr>
                    <w:rFonts w:ascii="微軟正黑體" w:eastAsia="微軟正黑體" w:hAnsi="微軟正黑體" w:hint="eastAsia"/>
                    <w:b/>
                    <w:bCs/>
                    <w:sz w:val="20"/>
                    <w:szCs w:val="20"/>
                  </w:rPr>
                  <w:delText>，</w:delText>
                </w:r>
              </w:del>
            </w:ins>
            <w:del w:id="5" w:author="林忻儒-數位客群部-永豐銀行" w:date="2024-09-19T15:28:00Z">
              <w:r w:rsidR="001854A6" w:rsidDel="005F3AEF">
                <w:rPr>
                  <w:rFonts w:ascii="微軟正黑體" w:eastAsia="微軟正黑體" w:hAnsi="微軟正黑體" w:hint="eastAsia"/>
                  <w:b/>
                  <w:bCs/>
                  <w:sz w:val="20"/>
                  <w:szCs w:val="20"/>
                </w:rPr>
                <w:delText>後</w:delText>
              </w:r>
            </w:del>
            <w:ins w:id="6" w:author="吳雨蒨-法務處-永豐銀行" w:date="2024-09-16T18:31:00Z">
              <w:del w:id="7" w:author="林忻儒-數位客群部-永豐銀行" w:date="2024-09-19T15:28:00Z">
                <w:r w:rsidR="00EC11F9" w:rsidRPr="00572F01" w:rsidDel="005F3AEF">
                  <w:rPr>
                    <w:rFonts w:ascii="標楷體" w:eastAsia="標楷體" w:hAnsi="標楷體" w:hint="eastAsia"/>
                    <w:sz w:val="23"/>
                    <w:szCs w:val="23"/>
                  </w:rPr>
                  <w:delText>在永豐數位通路首登</w:delText>
                </w:r>
                <w:r w:rsidR="00EC11F9" w:rsidDel="005F3AEF">
                  <w:rPr>
                    <w:rFonts w:ascii="標楷體" w:eastAsia="標楷體" w:hAnsi="標楷體" w:hint="eastAsia"/>
                    <w:sz w:val="23"/>
                    <w:szCs w:val="23"/>
                  </w:rPr>
                  <w:delText>成功，</w:delText>
                </w:r>
              </w:del>
            </w:ins>
            <w:commentRangeEnd w:id="0"/>
            <w:r>
              <w:rPr>
                <w:rStyle w:val="a8"/>
                <w:rFonts w:eastAsiaTheme="minorEastAsia"/>
                <w14:ligatures w14:val="none"/>
              </w:rPr>
              <w:commentReference w:id="0"/>
            </w:r>
          </w:p>
          <w:p w14:paraId="16E887A3" w14:textId="098E90AC" w:rsidR="001854A6" w:rsidRDefault="001854A6" w:rsidP="001854A6">
            <w:pPr>
              <w:jc w:val="center"/>
              <w:rPr>
                <w:rFonts w:ascii="微軟正黑體" w:eastAsia="微軟正黑體" w:hAnsi="微軟正黑體"/>
                <w:b/>
                <w:bCs/>
                <w:sz w:val="20"/>
                <w:szCs w:val="20"/>
              </w:rPr>
            </w:pPr>
            <w:r>
              <w:rPr>
                <w:rFonts w:ascii="微軟正黑體" w:eastAsia="微軟正黑體" w:hAnsi="微軟正黑體" w:hint="eastAsia"/>
                <w:b/>
                <w:bCs/>
                <w:sz w:val="20"/>
                <w:szCs w:val="20"/>
              </w:rPr>
              <w:t>就有機會獲得最高</w:t>
            </w:r>
            <w:r w:rsidRPr="001854A6">
              <w:rPr>
                <w:rFonts w:ascii="微軟正黑體" w:eastAsia="微軟正黑體" w:hAnsi="微軟正黑體" w:hint="eastAsia"/>
                <w:b/>
                <w:bCs/>
                <w:color w:val="FF0000"/>
                <w:sz w:val="32"/>
                <w:szCs w:val="32"/>
              </w:rPr>
              <w:t>300元</w:t>
            </w:r>
          </w:p>
          <w:p w14:paraId="46AB5F32" w14:textId="3CC4720F" w:rsidR="00A73F6A" w:rsidRPr="00A73F6A" w:rsidRDefault="00C56734" w:rsidP="001854A6">
            <w:pPr>
              <w:jc w:val="center"/>
              <w:rPr>
                <w:rFonts w:ascii="微軟正黑體" w:eastAsia="微軟正黑體" w:hAnsi="微軟正黑體"/>
                <w:b/>
                <w:bCs/>
                <w:sz w:val="20"/>
                <w:szCs w:val="20"/>
              </w:rPr>
            </w:pPr>
            <w:r>
              <w:rPr>
                <w:rFonts w:ascii="微軟正黑體" w:eastAsia="微軟正黑體" w:hAnsi="微軟正黑體" w:hint="eastAsia"/>
                <w:b/>
                <w:bCs/>
                <w:noProof/>
                <w:sz w:val="20"/>
                <w:szCs w:val="20"/>
              </w:rPr>
              <mc:AlternateContent>
                <mc:Choice Requires="wps">
                  <w:drawing>
                    <wp:anchor distT="0" distB="0" distL="114300" distR="114300" simplePos="0" relativeHeight="251659264" behindDoc="0" locked="0" layoutInCell="1" allowOverlap="1" wp14:anchorId="03561C61" wp14:editId="711495B1">
                      <wp:simplePos x="0" y="0"/>
                      <wp:positionH relativeFrom="column">
                        <wp:posOffset>1913457</wp:posOffset>
                      </wp:positionH>
                      <wp:positionV relativeFrom="paragraph">
                        <wp:posOffset>376118</wp:posOffset>
                      </wp:positionV>
                      <wp:extent cx="1426845" cy="401320"/>
                      <wp:effectExtent l="0" t="0" r="1905" b="0"/>
                      <wp:wrapNone/>
                      <wp:docPr id="1" name="矩形: 圓角 1"/>
                      <wp:cNvGraphicFramePr/>
                      <a:graphic xmlns:a="http://schemas.openxmlformats.org/drawingml/2006/main">
                        <a:graphicData uri="http://schemas.microsoft.com/office/word/2010/wordprocessingShape">
                          <wps:wsp>
                            <wps:cNvSpPr/>
                            <wps:spPr>
                              <a:xfrm>
                                <a:off x="0" y="0"/>
                                <a:ext cx="1426845" cy="401320"/>
                              </a:xfrm>
                              <a:prstGeom prst="roundRect">
                                <a:avLst>
                                  <a:gd name="adj" fmla="val 45261"/>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547854" w14:textId="7CB0F805" w:rsidR="001854A6" w:rsidRPr="001854A6" w:rsidRDefault="001854A6" w:rsidP="001854A6">
                                  <w:pPr>
                                    <w:jc w:val="center"/>
                                    <w:rPr>
                                      <w:rFonts w:ascii="微軟正黑體" w:eastAsia="微軟正黑體" w:hAnsi="微軟正黑體"/>
                                      <w:b/>
                                      <w:bCs/>
                                      <w:sz w:val="20"/>
                                      <w:szCs w:val="18"/>
                                    </w:rPr>
                                  </w:pPr>
                                  <w:r w:rsidRPr="001854A6">
                                    <w:rPr>
                                      <w:rFonts w:ascii="微軟正黑體" w:eastAsia="微軟正黑體" w:hAnsi="微軟正黑體" w:hint="eastAsia"/>
                                      <w:b/>
                                      <w:bCs/>
                                      <w:sz w:val="20"/>
                                      <w:szCs w:val="18"/>
                                    </w:rPr>
                                    <w:t>活動登錄→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561C61" id="矩形: 圓角 1" o:spid="_x0000_s1026" style="position:absolute;left:0;text-align:left;margin-left:150.65pt;margin-top:29.6pt;width:112.35pt;height:3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96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" fillcolor="#8eaadb [1940]" stroked="f" strokeweight="1pt">
                      <v:stroke joinstyle="miter"/>
                      <v:textbox>
                        <w:txbxContent>
                          <w:p w14:paraId="52547854" w14:textId="7CB0F805" w:rsidR="001854A6" w:rsidRPr="001854A6" w:rsidRDefault="001854A6" w:rsidP="001854A6">
                            <w:pPr>
                              <w:jc w:val="center"/>
                              <w:rPr>
                                <w:rFonts w:ascii="微軟正黑體" w:eastAsia="微軟正黑體" w:hAnsi="微軟正黑體"/>
                                <w:b/>
                                <w:bCs/>
                                <w:sz w:val="20"/>
                                <w:szCs w:val="18"/>
                              </w:rPr>
                            </w:pPr>
                            <w:r w:rsidRPr="001854A6">
                              <w:rPr>
                                <w:rFonts w:ascii="微軟正黑體" w:eastAsia="微軟正黑體" w:hAnsi="微軟正黑體" w:hint="eastAsia"/>
                                <w:b/>
                                <w:bCs/>
                                <w:sz w:val="20"/>
                                <w:szCs w:val="18"/>
                              </w:rPr>
                              <w:t>活動登錄→</w:t>
                            </w:r>
                          </w:p>
                        </w:txbxContent>
                      </v:textbox>
                    </v:roundrect>
                  </w:pict>
                </mc:Fallback>
              </mc:AlternateContent>
            </w:r>
            <w:r w:rsidR="001854A6">
              <w:rPr>
                <w:rFonts w:ascii="微軟正黑體" w:eastAsia="微軟正黑體" w:hAnsi="微軟正黑體" w:hint="eastAsia"/>
                <w:b/>
                <w:bCs/>
                <w:sz w:val="20"/>
                <w:szCs w:val="20"/>
              </w:rPr>
              <w:t>(</w:t>
            </w:r>
            <w:r w:rsidR="00A73F6A" w:rsidRPr="00A73F6A">
              <w:rPr>
                <w:rFonts w:ascii="微軟正黑體" w:eastAsia="微軟正黑體" w:hAnsi="微軟正黑體" w:hint="eastAsia"/>
                <w:b/>
                <w:bCs/>
                <w:sz w:val="20"/>
                <w:szCs w:val="20"/>
              </w:rPr>
              <w:t>登錄框</w:t>
            </w:r>
            <w:r w:rsidR="001854A6">
              <w:rPr>
                <w:rFonts w:ascii="微軟正黑體" w:eastAsia="微軟正黑體" w:hAnsi="微軟正黑體" w:hint="eastAsia"/>
                <w:b/>
                <w:bCs/>
                <w:sz w:val="20"/>
                <w:szCs w:val="20"/>
              </w:rPr>
              <w:t>)</w:t>
            </w:r>
          </w:p>
        </w:tc>
      </w:tr>
      <w:tr w:rsidR="00A721C1" w14:paraId="00E182D1" w14:textId="77777777" w:rsidTr="00A721C1">
        <w:trPr>
          <w:trHeight w:val="412"/>
        </w:trPr>
        <w:tc>
          <w:tcPr>
            <w:tcW w:w="8359" w:type="dxa"/>
            <w:gridSpan w:val="7"/>
            <w:tcBorders>
              <w:top w:val="single" w:sz="4" w:space="0" w:color="auto"/>
              <w:left w:val="single" w:sz="4" w:space="0" w:color="auto"/>
              <w:bottom w:val="single" w:sz="4" w:space="0" w:color="auto"/>
              <w:right w:val="single" w:sz="4" w:space="0" w:color="auto"/>
            </w:tcBorders>
            <w:shd w:val="clear" w:color="auto" w:fill="E7E6E6" w:themeFill="background2"/>
          </w:tcPr>
          <w:p w14:paraId="61A48DD1" w14:textId="545D2997" w:rsidR="00A721C1" w:rsidRDefault="00A721C1" w:rsidP="00A721C1">
            <w:pPr>
              <w:jc w:val="center"/>
              <w:rPr>
                <w:rFonts w:ascii="微軟正黑體" w:eastAsia="微軟正黑體" w:hAnsi="微軟正黑體"/>
                <w:sz w:val="20"/>
                <w:szCs w:val="20"/>
              </w:rPr>
            </w:pPr>
            <w:r>
              <w:rPr>
                <w:rFonts w:ascii="微軟正黑體" w:eastAsia="微軟正黑體" w:hAnsi="微軟正黑體" w:hint="eastAsia"/>
                <w:b/>
                <w:bCs/>
                <w:sz w:val="20"/>
                <w:szCs w:val="20"/>
              </w:rPr>
              <w:t>活動任務</w:t>
            </w:r>
          </w:p>
        </w:tc>
      </w:tr>
      <w:tr w:rsidR="00663675" w14:paraId="304411D5" w14:textId="77777777" w:rsidTr="006C3583">
        <w:trPr>
          <w:trHeight w:val="419"/>
        </w:trPr>
        <w:tc>
          <w:tcPr>
            <w:tcW w:w="8359" w:type="dxa"/>
            <w:gridSpan w:val="7"/>
            <w:tcBorders>
              <w:top w:val="single" w:sz="4" w:space="0" w:color="auto"/>
              <w:left w:val="single" w:sz="4" w:space="0" w:color="auto"/>
              <w:bottom w:val="single" w:sz="4" w:space="0" w:color="auto"/>
              <w:right w:val="single" w:sz="4" w:space="0" w:color="auto"/>
            </w:tcBorders>
            <w:shd w:val="clear" w:color="auto" w:fill="FFFFFF" w:themeFill="background1"/>
            <w:hideMark/>
          </w:tcPr>
          <w:p w14:paraId="6D6B9B38" w14:textId="77777777" w:rsidR="00663675" w:rsidRDefault="00663675" w:rsidP="006C3583">
            <w:pPr>
              <w:jc w:val="center"/>
              <w:rPr>
                <w:rFonts w:ascii="微軟正黑體" w:eastAsia="微軟正黑體" w:hAnsi="微軟正黑體"/>
                <w:sz w:val="20"/>
                <w:szCs w:val="20"/>
              </w:rPr>
            </w:pPr>
            <w:r>
              <w:rPr>
                <w:rFonts w:ascii="微軟正黑體" w:eastAsia="微軟正黑體" w:hAnsi="微軟正黑體" w:hint="eastAsia"/>
                <w:sz w:val="20"/>
                <w:szCs w:val="20"/>
              </w:rPr>
              <w:t>活動期間：</w:t>
            </w:r>
            <w:r w:rsidR="00A73F6A">
              <w:rPr>
                <w:rFonts w:ascii="微軟正黑體" w:eastAsia="微軟正黑體" w:hAnsi="微軟正黑體" w:hint="eastAsia"/>
                <w:sz w:val="20"/>
                <w:szCs w:val="20"/>
              </w:rPr>
              <w:t>即日起</w:t>
            </w:r>
            <w:r w:rsidRPr="00663675">
              <w:rPr>
                <w:rFonts w:ascii="微軟正黑體" w:eastAsia="微軟正黑體" w:hAnsi="微軟正黑體"/>
                <w:sz w:val="20"/>
                <w:szCs w:val="20"/>
              </w:rPr>
              <w:t xml:space="preserve"> ~2024.</w:t>
            </w:r>
            <w:r w:rsidR="00686B30">
              <w:rPr>
                <w:rFonts w:ascii="微軟正黑體" w:eastAsia="微軟正黑體" w:hAnsi="微軟正黑體" w:hint="eastAsia"/>
                <w:sz w:val="20"/>
                <w:szCs w:val="20"/>
              </w:rPr>
              <w:t>12.31</w:t>
            </w:r>
          </w:p>
          <w:p w14:paraId="4318FA38" w14:textId="39770652" w:rsidR="006C3583" w:rsidRPr="001B10C6" w:rsidRDefault="006C3583" w:rsidP="006C3583">
            <w:pPr>
              <w:jc w:val="center"/>
              <w:rPr>
                <w:rFonts w:ascii="微軟正黑體" w:eastAsia="微軟正黑體" w:hAnsi="微軟正黑體"/>
                <w:sz w:val="20"/>
                <w:szCs w:val="20"/>
              </w:rPr>
            </w:pPr>
            <w:r>
              <w:rPr>
                <w:rFonts w:ascii="微軟正黑體" w:eastAsia="微軟正黑體" w:hAnsi="微軟正黑體" w:hint="eastAsia"/>
                <w:sz w:val="20"/>
                <w:szCs w:val="20"/>
              </w:rPr>
              <w:t>完成以下3項任務，最高可拿300元</w:t>
            </w:r>
          </w:p>
        </w:tc>
      </w:tr>
      <w:tr w:rsidR="00345985" w14:paraId="27C5B17D" w14:textId="77777777" w:rsidTr="00345985">
        <w:trPr>
          <w:trHeight w:val="411"/>
        </w:trPr>
        <w:tc>
          <w:tcPr>
            <w:tcW w:w="278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43158E" w14:textId="34C8361B" w:rsidR="006C3583" w:rsidRPr="006C3583" w:rsidRDefault="006C3583" w:rsidP="00345985">
            <w:pPr>
              <w:jc w:val="center"/>
              <w:rPr>
                <w:rFonts w:ascii="微軟正黑體" w:eastAsia="微軟正黑體" w:hAnsi="微軟正黑體"/>
                <w:b/>
                <w:bCs/>
                <w:sz w:val="20"/>
                <w:szCs w:val="20"/>
              </w:rPr>
            </w:pPr>
            <w:r w:rsidRPr="006C3583">
              <w:rPr>
                <w:rFonts w:ascii="微軟正黑體" w:eastAsia="微軟正黑體" w:hAnsi="微軟正黑體" w:hint="eastAsia"/>
                <w:b/>
                <w:bCs/>
                <w:sz w:val="20"/>
                <w:szCs w:val="20"/>
              </w:rPr>
              <w:t>首登抽百元</w:t>
            </w:r>
          </w:p>
        </w:tc>
        <w:tc>
          <w:tcPr>
            <w:tcW w:w="278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9ECD84" w14:textId="3EAC269A" w:rsidR="006C3583" w:rsidRPr="006C3583" w:rsidRDefault="006C3583" w:rsidP="00345985">
            <w:pPr>
              <w:jc w:val="center"/>
              <w:rPr>
                <w:rFonts w:ascii="微軟正黑體" w:eastAsia="微軟正黑體" w:hAnsi="微軟正黑體"/>
                <w:b/>
                <w:bCs/>
                <w:sz w:val="20"/>
                <w:szCs w:val="20"/>
              </w:rPr>
            </w:pPr>
            <w:r w:rsidRPr="006C3583">
              <w:rPr>
                <w:rFonts w:ascii="微軟正黑體" w:eastAsia="微軟正黑體" w:hAnsi="微軟正黑體" w:hint="eastAsia"/>
                <w:b/>
                <w:bCs/>
                <w:sz w:val="20"/>
                <w:szCs w:val="20"/>
              </w:rPr>
              <w:t>200元送虎利</w:t>
            </w:r>
          </w:p>
        </w:tc>
        <w:tc>
          <w:tcPr>
            <w:tcW w:w="278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C7EE16" w14:textId="77777777" w:rsidR="00345985" w:rsidRPr="00345985" w:rsidRDefault="00345985" w:rsidP="00345985">
            <w:pPr>
              <w:jc w:val="center"/>
              <w:rPr>
                <w:rFonts w:ascii="微軟正黑體" w:eastAsia="微軟正黑體" w:hAnsi="微軟正黑體"/>
                <w:b/>
                <w:bCs/>
                <w:color w:val="FF0000"/>
                <w:sz w:val="20"/>
                <w:szCs w:val="20"/>
              </w:rPr>
            </w:pPr>
            <w:r w:rsidRPr="00345985">
              <w:rPr>
                <w:rFonts w:ascii="微軟正黑體" w:eastAsia="微軟正黑體" w:hAnsi="微軟正黑體" w:hint="eastAsia"/>
                <w:b/>
                <w:bCs/>
                <w:color w:val="FF0000"/>
                <w:sz w:val="20"/>
                <w:szCs w:val="20"/>
              </w:rPr>
              <w:t>卡友加碼抽</w:t>
            </w:r>
          </w:p>
          <w:p w14:paraId="783F1997" w14:textId="4024A482" w:rsidR="006C3583" w:rsidRPr="006C3583" w:rsidRDefault="006C3583" w:rsidP="00345985">
            <w:pPr>
              <w:jc w:val="center"/>
              <w:rPr>
                <w:rFonts w:ascii="微軟正黑體" w:eastAsia="微軟正黑體" w:hAnsi="微軟正黑體"/>
                <w:b/>
                <w:bCs/>
                <w:sz w:val="20"/>
                <w:szCs w:val="20"/>
              </w:rPr>
            </w:pPr>
            <w:r w:rsidRPr="006C3583">
              <w:rPr>
                <w:rFonts w:ascii="微軟正黑體" w:eastAsia="微軟正黑體" w:hAnsi="微軟正黑體" w:hint="eastAsia"/>
                <w:b/>
                <w:bCs/>
                <w:sz w:val="20"/>
                <w:szCs w:val="20"/>
              </w:rPr>
              <w:t>輕便旅行組</w:t>
            </w:r>
          </w:p>
        </w:tc>
      </w:tr>
      <w:tr w:rsidR="00345985" w14:paraId="61795977" w14:textId="77777777" w:rsidTr="006C3583">
        <w:trPr>
          <w:trHeight w:val="3104"/>
        </w:trPr>
        <w:tc>
          <w:tcPr>
            <w:tcW w:w="278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502964D" w14:textId="17D54549" w:rsidR="00345985" w:rsidRDefault="00345985" w:rsidP="006C3583">
            <w:pPr>
              <w:jc w:val="center"/>
              <w:rPr>
                <w:rFonts w:ascii="微軟正黑體" w:eastAsia="微軟正黑體" w:hAnsi="微軟正黑體"/>
                <w:sz w:val="14"/>
                <w:szCs w:val="14"/>
              </w:rPr>
            </w:pPr>
            <w:r w:rsidRPr="00345985">
              <w:rPr>
                <w:rFonts w:ascii="微軟正黑體" w:eastAsia="微軟正黑體" w:hAnsi="微軟正黑體"/>
                <w:noProof/>
                <w:sz w:val="14"/>
                <w:szCs w:val="14"/>
              </w:rPr>
              <w:drawing>
                <wp:inline distT="0" distB="0" distL="0" distR="0" wp14:anchorId="6BCFAF99" wp14:editId="0AC133C2">
                  <wp:extent cx="1402468" cy="1001763"/>
                  <wp:effectExtent l="0" t="0" r="7620" b="825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30502" cy="1021787"/>
                          </a:xfrm>
                          <a:prstGeom prst="rect">
                            <a:avLst/>
                          </a:prstGeom>
                        </pic:spPr>
                      </pic:pic>
                    </a:graphicData>
                  </a:graphic>
                </wp:inline>
              </w:drawing>
            </w:r>
          </w:p>
          <w:p w14:paraId="465A4CA5" w14:textId="48E6B034" w:rsidR="006C3583" w:rsidRPr="00345985" w:rsidRDefault="006C3583" w:rsidP="006C3583">
            <w:pPr>
              <w:jc w:val="center"/>
              <w:rPr>
                <w:rFonts w:ascii="微軟正黑體" w:eastAsia="微軟正黑體" w:hAnsi="微軟正黑體"/>
                <w:sz w:val="14"/>
                <w:szCs w:val="14"/>
              </w:rPr>
            </w:pPr>
            <w:r w:rsidRPr="00345985">
              <w:rPr>
                <w:rFonts w:ascii="微軟正黑體" w:eastAsia="微軟正黑體" w:hAnsi="微軟正黑體" w:hint="eastAsia"/>
                <w:sz w:val="14"/>
                <w:szCs w:val="14"/>
              </w:rPr>
              <w:t>2024/12/31前</w:t>
            </w:r>
          </w:p>
          <w:p w14:paraId="702A1732" w14:textId="1D535D3E" w:rsidR="006C3583" w:rsidRPr="00345985" w:rsidRDefault="006C3583" w:rsidP="006C3583">
            <w:pPr>
              <w:jc w:val="center"/>
              <w:rPr>
                <w:rFonts w:ascii="微軟正黑體" w:eastAsia="微軟正黑體" w:hAnsi="微軟正黑體"/>
                <w:sz w:val="14"/>
                <w:szCs w:val="14"/>
              </w:rPr>
            </w:pPr>
            <w:r w:rsidRPr="00345985">
              <w:rPr>
                <w:rFonts w:ascii="微軟正黑體" w:eastAsia="微軟正黑體" w:hAnsi="微軟正黑體" w:hint="eastAsia"/>
                <w:sz w:val="14"/>
                <w:szCs w:val="14"/>
              </w:rPr>
              <w:t>首</w:t>
            </w:r>
            <w:del w:id="8" w:author="吳雨蒨-法務處-永豐銀行" w:date="2024-09-16T18:34:00Z">
              <w:r w:rsidRPr="00345985" w:rsidDel="00214EF6">
                <w:rPr>
                  <w:rFonts w:ascii="微軟正黑體" w:eastAsia="微軟正黑體" w:hAnsi="微軟正黑體" w:hint="eastAsia"/>
                  <w:sz w:val="14"/>
                  <w:szCs w:val="14"/>
                </w:rPr>
                <w:delText>次</w:delText>
              </w:r>
            </w:del>
            <w:r w:rsidRPr="00345985">
              <w:rPr>
                <w:rFonts w:ascii="微軟正黑體" w:eastAsia="微軟正黑體" w:hAnsi="微軟正黑體" w:hint="eastAsia"/>
                <w:sz w:val="14"/>
                <w:szCs w:val="14"/>
              </w:rPr>
              <w:t>登</w:t>
            </w:r>
            <w:del w:id="9" w:author="吳雨蒨-法務處-永豐銀行" w:date="2024-09-16T18:34:00Z">
              <w:r w:rsidRPr="00345985" w:rsidDel="00214EF6">
                <w:rPr>
                  <w:rFonts w:ascii="微軟正黑體" w:eastAsia="微軟正黑體" w:hAnsi="微軟正黑體" w:hint="eastAsia"/>
                  <w:sz w:val="14"/>
                  <w:szCs w:val="14"/>
                </w:rPr>
                <w:delText>入</w:delText>
              </w:r>
            </w:del>
            <w:r w:rsidRPr="00345985">
              <w:rPr>
                <w:rFonts w:ascii="微軟正黑體" w:eastAsia="微軟正黑體" w:hAnsi="微軟正黑體" w:hint="eastAsia"/>
                <w:sz w:val="14"/>
                <w:szCs w:val="14"/>
              </w:rPr>
              <w:t>網銀會員並完成上方</w:t>
            </w:r>
            <w:ins w:id="10" w:author="吳雨蒨-法務處-永豐銀行" w:date="2024-09-16T18:31:00Z">
              <w:r w:rsidR="00EC11F9">
                <w:rPr>
                  <w:rFonts w:ascii="微軟正黑體" w:eastAsia="微軟正黑體" w:hAnsi="微軟正黑體" w:hint="eastAsia"/>
                  <w:sz w:val="14"/>
                  <w:szCs w:val="14"/>
                </w:rPr>
                <w:t>活動</w:t>
              </w:r>
            </w:ins>
            <w:r w:rsidRPr="00345985">
              <w:rPr>
                <w:rFonts w:ascii="微軟正黑體" w:eastAsia="微軟正黑體" w:hAnsi="微軟正黑體" w:hint="eastAsia"/>
                <w:sz w:val="14"/>
                <w:szCs w:val="14"/>
              </w:rPr>
              <w:t>登錄</w:t>
            </w:r>
          </w:p>
          <w:p w14:paraId="2A066D0E" w14:textId="3C040AE4" w:rsidR="006C3583" w:rsidRDefault="006C3583" w:rsidP="006C3583">
            <w:pPr>
              <w:jc w:val="center"/>
              <w:rPr>
                <w:rFonts w:ascii="微軟正黑體" w:eastAsia="微軟正黑體" w:hAnsi="微軟正黑體"/>
                <w:sz w:val="20"/>
                <w:szCs w:val="20"/>
              </w:rPr>
            </w:pPr>
            <w:r w:rsidRPr="00345985">
              <w:rPr>
                <w:rFonts w:ascii="微軟正黑體" w:eastAsia="微軟正黑體" w:hAnsi="微軟正黑體" w:hint="eastAsia"/>
                <w:sz w:val="14"/>
                <w:szCs w:val="14"/>
              </w:rPr>
              <w:t>抽100元</w:t>
            </w:r>
            <w:ins w:id="11" w:author="吳雨蒨-法務處-永豐銀行" w:date="2024-09-16T18:31:00Z">
              <w:r w:rsidR="00EC11F9">
                <w:rPr>
                  <w:rFonts w:ascii="微軟正黑體" w:eastAsia="微軟正黑體" w:hAnsi="微軟正黑體" w:hint="eastAsia"/>
                  <w:sz w:val="14"/>
                  <w:szCs w:val="14"/>
                </w:rPr>
                <w:t>(限量1500名)</w:t>
              </w:r>
            </w:ins>
          </w:p>
        </w:tc>
        <w:tc>
          <w:tcPr>
            <w:tcW w:w="278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BEBB5B8" w14:textId="45C835EB" w:rsidR="00345985" w:rsidRDefault="00345985" w:rsidP="006C3583">
            <w:pPr>
              <w:jc w:val="center"/>
              <w:rPr>
                <w:rFonts w:ascii="微軟正黑體" w:eastAsia="微軟正黑體" w:hAnsi="微軟正黑體"/>
                <w:sz w:val="14"/>
                <w:szCs w:val="14"/>
              </w:rPr>
            </w:pPr>
            <w:commentRangeStart w:id="12"/>
            <w:r w:rsidRPr="00345985">
              <w:rPr>
                <w:rFonts w:ascii="微軟正黑體" w:eastAsia="微軟正黑體" w:hAnsi="微軟正黑體"/>
                <w:noProof/>
                <w:sz w:val="14"/>
                <w:szCs w:val="14"/>
              </w:rPr>
              <w:drawing>
                <wp:inline distT="0" distB="0" distL="0" distR="0" wp14:anchorId="2CC9488C" wp14:editId="0F6058FA">
                  <wp:extent cx="1072987" cy="937697"/>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91657" cy="954013"/>
                          </a:xfrm>
                          <a:prstGeom prst="rect">
                            <a:avLst/>
                          </a:prstGeom>
                        </pic:spPr>
                      </pic:pic>
                    </a:graphicData>
                  </a:graphic>
                </wp:inline>
              </w:drawing>
            </w:r>
          </w:p>
          <w:p w14:paraId="6BC34595" w14:textId="30EB3F64" w:rsidR="006C3583" w:rsidRPr="00345985" w:rsidRDefault="006C3583" w:rsidP="006C3583">
            <w:pPr>
              <w:jc w:val="center"/>
              <w:rPr>
                <w:rFonts w:ascii="微軟正黑體" w:eastAsia="微軟正黑體" w:hAnsi="微軟正黑體"/>
                <w:sz w:val="14"/>
                <w:szCs w:val="14"/>
              </w:rPr>
            </w:pPr>
            <w:r w:rsidRPr="00345985">
              <w:rPr>
                <w:rFonts w:ascii="微軟正黑體" w:eastAsia="微軟正黑體" w:hAnsi="微軟正黑體" w:hint="eastAsia"/>
                <w:sz w:val="14"/>
                <w:szCs w:val="14"/>
              </w:rPr>
              <w:t>2024/12/31前</w:t>
            </w:r>
          </w:p>
          <w:p w14:paraId="3D514CC1" w14:textId="38689B03" w:rsidR="006C3583" w:rsidRPr="00345985" w:rsidRDefault="006C3583" w:rsidP="006C3583">
            <w:pPr>
              <w:jc w:val="center"/>
              <w:rPr>
                <w:rFonts w:ascii="微軟正黑體" w:eastAsia="微軟正黑體" w:hAnsi="微軟正黑體"/>
                <w:sz w:val="14"/>
                <w:szCs w:val="14"/>
              </w:rPr>
            </w:pPr>
            <w:r w:rsidRPr="00345985">
              <w:rPr>
                <w:rFonts w:ascii="微軟正黑體" w:eastAsia="微軟正黑體" w:hAnsi="微軟正黑體" w:hint="eastAsia"/>
                <w:sz w:val="14"/>
                <w:szCs w:val="14"/>
              </w:rPr>
              <w:t>完成任務</w:t>
            </w:r>
          </w:p>
          <w:p w14:paraId="53927E70" w14:textId="73B32121" w:rsidR="006C3583" w:rsidRPr="006C3583" w:rsidRDefault="00D141A8" w:rsidP="006C3583">
            <w:pPr>
              <w:jc w:val="center"/>
              <w:rPr>
                <w:rFonts w:ascii="微軟正黑體" w:eastAsia="微軟正黑體" w:hAnsi="微軟正黑體"/>
                <w:sz w:val="20"/>
                <w:szCs w:val="20"/>
              </w:rPr>
            </w:pPr>
            <w:r w:rsidRPr="00345985">
              <w:rPr>
                <w:rFonts w:ascii="微軟正黑體" w:eastAsia="微軟正黑體" w:hAnsi="微軟正黑體" w:hint="eastAsia"/>
                <w:sz w:val="14"/>
                <w:szCs w:val="14"/>
              </w:rPr>
              <w:t>享2</w:t>
            </w:r>
            <w:r w:rsidR="006C3583" w:rsidRPr="00345985">
              <w:rPr>
                <w:rFonts w:ascii="微軟正黑體" w:eastAsia="微軟正黑體" w:hAnsi="微軟正黑體" w:hint="eastAsia"/>
                <w:sz w:val="14"/>
                <w:szCs w:val="14"/>
              </w:rPr>
              <w:t>00元</w:t>
            </w:r>
            <w:ins w:id="13" w:author="吳雨蒨-法務處-永豐銀行" w:date="2024-09-16T18:31:00Z">
              <w:r w:rsidR="00EC11F9">
                <w:rPr>
                  <w:rFonts w:ascii="微軟正黑體" w:eastAsia="微軟正黑體" w:hAnsi="微軟正黑體" w:hint="eastAsia"/>
                  <w:sz w:val="14"/>
                  <w:szCs w:val="14"/>
                </w:rPr>
                <w:t>(限量5000名)</w:t>
              </w:r>
            </w:ins>
            <w:commentRangeEnd w:id="12"/>
            <w:ins w:id="14" w:author="吳雨蒨-法務處-永豐銀行" w:date="2024-09-16T18:32:00Z">
              <w:r w:rsidR="00F31096">
                <w:rPr>
                  <w:rStyle w:val="a8"/>
                  <w:rFonts w:eastAsiaTheme="minorEastAsia"/>
                  <w14:ligatures w14:val="none"/>
                </w:rPr>
                <w:commentReference w:id="12"/>
              </w:r>
            </w:ins>
          </w:p>
        </w:tc>
        <w:tc>
          <w:tcPr>
            <w:tcW w:w="278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ABA5FD1" w14:textId="11462667" w:rsidR="00345985" w:rsidRDefault="00345985" w:rsidP="006C3583">
            <w:pPr>
              <w:jc w:val="center"/>
              <w:rPr>
                <w:rFonts w:ascii="微軟正黑體" w:eastAsia="微軟正黑體" w:hAnsi="微軟正黑體"/>
                <w:sz w:val="14"/>
                <w:szCs w:val="14"/>
              </w:rPr>
            </w:pPr>
            <w:r w:rsidRPr="00345985">
              <w:rPr>
                <w:rFonts w:ascii="微軟正黑體" w:eastAsia="微軟正黑體" w:hAnsi="微軟正黑體"/>
                <w:noProof/>
                <w:sz w:val="14"/>
                <w:szCs w:val="14"/>
              </w:rPr>
              <w:drawing>
                <wp:inline distT="0" distB="0" distL="0" distR="0" wp14:anchorId="4B3BEA3A" wp14:editId="6B9B4B61">
                  <wp:extent cx="1167407" cy="867807"/>
                  <wp:effectExtent l="0" t="0" r="0" b="889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75339" cy="873704"/>
                          </a:xfrm>
                          <a:prstGeom prst="rect">
                            <a:avLst/>
                          </a:prstGeom>
                        </pic:spPr>
                      </pic:pic>
                    </a:graphicData>
                  </a:graphic>
                </wp:inline>
              </w:drawing>
            </w:r>
          </w:p>
          <w:p w14:paraId="5F1D2431" w14:textId="7E42260B" w:rsidR="006C3583" w:rsidRPr="00345985" w:rsidRDefault="00EE1EB5" w:rsidP="006C3583">
            <w:pPr>
              <w:jc w:val="center"/>
              <w:rPr>
                <w:rFonts w:ascii="微軟正黑體" w:eastAsia="微軟正黑體" w:hAnsi="微軟正黑體"/>
                <w:sz w:val="14"/>
                <w:szCs w:val="14"/>
              </w:rPr>
            </w:pPr>
            <w:r w:rsidRPr="00345985">
              <w:rPr>
                <w:rFonts w:ascii="微軟正黑體" w:eastAsia="微軟正黑體" w:hAnsi="微軟正黑體" w:hint="eastAsia"/>
                <w:sz w:val="14"/>
                <w:szCs w:val="14"/>
              </w:rPr>
              <w:t>2024/11/30前</w:t>
            </w:r>
          </w:p>
          <w:p w14:paraId="45341352" w14:textId="42F58B16" w:rsidR="00EE1EB5" w:rsidRPr="00EC11F9" w:rsidRDefault="00EE1EB5" w:rsidP="00EE1EB5">
            <w:pPr>
              <w:jc w:val="center"/>
              <w:rPr>
                <w:rFonts w:ascii="微軟正黑體" w:eastAsia="微軟正黑體" w:hAnsi="微軟正黑體"/>
                <w:sz w:val="14"/>
                <w:szCs w:val="14"/>
              </w:rPr>
            </w:pPr>
            <w:r w:rsidRPr="00345985">
              <w:rPr>
                <w:rFonts w:ascii="微軟正黑體" w:eastAsia="微軟正黑體" w:hAnsi="微軟正黑體" w:hint="eastAsia"/>
                <w:sz w:val="14"/>
                <w:szCs w:val="14"/>
              </w:rPr>
              <w:t>新卡友開卡30天內首登網銀會員</w:t>
            </w:r>
            <w:ins w:id="15" w:author="吳雨蒨-法務處-永豐銀行" w:date="2024-09-16T18:32:00Z">
              <w:r w:rsidR="00EC11F9" w:rsidRPr="00345985">
                <w:rPr>
                  <w:rFonts w:ascii="微軟正黑體" w:eastAsia="微軟正黑體" w:hAnsi="微軟正黑體" w:hint="eastAsia"/>
                  <w:sz w:val="14"/>
                  <w:szCs w:val="14"/>
                </w:rPr>
                <w:t>並完成上方</w:t>
              </w:r>
              <w:r w:rsidR="00EC11F9">
                <w:rPr>
                  <w:rFonts w:ascii="微軟正黑體" w:eastAsia="微軟正黑體" w:hAnsi="微軟正黑體" w:hint="eastAsia"/>
                  <w:sz w:val="14"/>
                  <w:szCs w:val="14"/>
                </w:rPr>
                <w:t>活動</w:t>
              </w:r>
              <w:r w:rsidR="00EC11F9" w:rsidRPr="00345985">
                <w:rPr>
                  <w:rFonts w:ascii="微軟正黑體" w:eastAsia="微軟正黑體" w:hAnsi="微軟正黑體" w:hint="eastAsia"/>
                  <w:sz w:val="14"/>
                  <w:szCs w:val="14"/>
                </w:rPr>
                <w:t>登錄</w:t>
              </w:r>
            </w:ins>
          </w:p>
          <w:p w14:paraId="332304BB" w14:textId="3D745B9A" w:rsidR="00EE1EB5" w:rsidRPr="00EE1EB5" w:rsidRDefault="00EE1EB5" w:rsidP="00EE1EB5">
            <w:pPr>
              <w:jc w:val="center"/>
              <w:rPr>
                <w:rFonts w:ascii="微軟正黑體" w:eastAsia="微軟正黑體" w:hAnsi="微軟正黑體"/>
                <w:sz w:val="20"/>
                <w:szCs w:val="20"/>
              </w:rPr>
            </w:pPr>
            <w:r w:rsidRPr="00345985">
              <w:rPr>
                <w:rFonts w:ascii="微軟正黑體" w:eastAsia="微軟正黑體" w:hAnsi="微軟正黑體" w:hint="eastAsia"/>
                <w:sz w:val="14"/>
                <w:szCs w:val="14"/>
              </w:rPr>
              <w:t>抽輕便旅行組(</w:t>
            </w:r>
            <w:ins w:id="16" w:author="吳雨蒨-法務處-永豐銀行" w:date="2024-09-16T18:32:00Z">
              <w:r w:rsidR="00EC11F9">
                <w:rPr>
                  <w:rFonts w:ascii="微軟正黑體" w:eastAsia="微軟正黑體" w:hAnsi="微軟正黑體" w:hint="eastAsia"/>
                  <w:sz w:val="14"/>
                  <w:szCs w:val="14"/>
                </w:rPr>
                <w:t>限量</w:t>
              </w:r>
            </w:ins>
            <w:r w:rsidRPr="00345985">
              <w:rPr>
                <w:rFonts w:ascii="微軟正黑體" w:eastAsia="微軟正黑體" w:hAnsi="微軟正黑體" w:hint="eastAsia"/>
                <w:sz w:val="14"/>
                <w:szCs w:val="14"/>
              </w:rPr>
              <w:t>30組)</w:t>
            </w:r>
          </w:p>
        </w:tc>
      </w:tr>
      <w:tr w:rsidR="00345985" w14:paraId="0E852EF7" w14:textId="77777777" w:rsidTr="002539BC">
        <w:tc>
          <w:tcPr>
            <w:tcW w:w="278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524D07" w14:textId="77777777" w:rsidR="00D141A8" w:rsidRPr="00D141A8" w:rsidRDefault="00D141A8" w:rsidP="002539BC">
            <w:pPr>
              <w:jc w:val="center"/>
              <w:rPr>
                <w:rFonts w:ascii="微軟正黑體" w:eastAsia="微軟正黑體" w:hAnsi="微軟正黑體"/>
                <w:color w:val="FF0000"/>
                <w:sz w:val="14"/>
                <w:szCs w:val="14"/>
              </w:rPr>
            </w:pPr>
            <w:r w:rsidRPr="00D141A8">
              <w:rPr>
                <w:rFonts w:ascii="微軟正黑體" w:eastAsia="微軟正黑體" w:hAnsi="微軟正黑體" w:hint="eastAsia"/>
                <w:color w:val="FF0000"/>
                <w:sz w:val="14"/>
                <w:szCs w:val="14"/>
              </w:rPr>
              <w:t>(按鈕)</w:t>
            </w:r>
          </w:p>
          <w:p w14:paraId="779B46E3" w14:textId="42F10934" w:rsidR="006C3583" w:rsidRDefault="00D141A8" w:rsidP="002539BC">
            <w:pPr>
              <w:jc w:val="center"/>
              <w:rPr>
                <w:rFonts w:ascii="微軟正黑體" w:eastAsia="微軟正黑體" w:hAnsi="微軟正黑體"/>
                <w:sz w:val="20"/>
                <w:szCs w:val="20"/>
              </w:rPr>
            </w:pPr>
            <w:r>
              <w:rPr>
                <w:rFonts w:ascii="微軟正黑體" w:eastAsia="微軟正黑體" w:hAnsi="微軟正黑體" w:hint="eastAsia"/>
                <w:sz w:val="20"/>
                <w:szCs w:val="20"/>
              </w:rPr>
              <w:t>成為永豐網銀會員</w:t>
            </w:r>
          </w:p>
        </w:tc>
        <w:tc>
          <w:tcPr>
            <w:tcW w:w="278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8096AB" w14:textId="77777777" w:rsidR="006C3583" w:rsidRPr="00D141A8" w:rsidRDefault="006C3583" w:rsidP="002539BC">
            <w:pPr>
              <w:jc w:val="center"/>
              <w:rPr>
                <w:rFonts w:ascii="微軟正黑體" w:eastAsia="微軟正黑體" w:hAnsi="微軟正黑體"/>
                <w:color w:val="FF0000"/>
                <w:sz w:val="14"/>
                <w:szCs w:val="14"/>
              </w:rPr>
            </w:pPr>
            <w:r w:rsidRPr="00D141A8">
              <w:rPr>
                <w:rFonts w:ascii="微軟正黑體" w:eastAsia="微軟正黑體" w:hAnsi="微軟正黑體" w:hint="eastAsia"/>
                <w:color w:val="FF0000"/>
                <w:sz w:val="14"/>
                <w:szCs w:val="14"/>
              </w:rPr>
              <w:t>(按鈕)</w:t>
            </w:r>
          </w:p>
          <w:p w14:paraId="767BC375" w14:textId="4D55E448" w:rsidR="00D141A8" w:rsidRDefault="00D141A8" w:rsidP="002539BC">
            <w:pPr>
              <w:jc w:val="center"/>
              <w:rPr>
                <w:rFonts w:ascii="微軟正黑體" w:eastAsia="微軟正黑體" w:hAnsi="微軟正黑體"/>
                <w:sz w:val="20"/>
                <w:szCs w:val="20"/>
              </w:rPr>
            </w:pPr>
            <w:r>
              <w:rPr>
                <w:rFonts w:ascii="微軟正黑體" w:eastAsia="微軟正黑體" w:hAnsi="微軟正黑體" w:hint="eastAsia"/>
                <w:sz w:val="20"/>
                <w:szCs w:val="20"/>
              </w:rPr>
              <w:t>前往任務</w:t>
            </w:r>
          </w:p>
          <w:p w14:paraId="1AFB5A3E" w14:textId="3BF9BAB0" w:rsidR="00D141A8" w:rsidRDefault="00D141A8" w:rsidP="002539BC">
            <w:pPr>
              <w:jc w:val="center"/>
              <w:rPr>
                <w:rFonts w:ascii="微軟正黑體" w:eastAsia="微軟正黑體" w:hAnsi="微軟正黑體"/>
                <w:sz w:val="20"/>
                <w:szCs w:val="20"/>
              </w:rPr>
            </w:pPr>
            <w:r>
              <w:rPr>
                <w:rFonts w:ascii="微軟正黑體" w:eastAsia="微軟正黑體" w:hAnsi="微軟正黑體" w:hint="eastAsia"/>
                <w:sz w:val="20"/>
                <w:szCs w:val="20"/>
              </w:rPr>
              <w:t>申辦D</w:t>
            </w:r>
            <w:r>
              <w:rPr>
                <w:rFonts w:ascii="微軟正黑體" w:eastAsia="微軟正黑體" w:hAnsi="微軟正黑體"/>
                <w:sz w:val="20"/>
                <w:szCs w:val="20"/>
              </w:rPr>
              <w:t>AWHO</w:t>
            </w:r>
            <w:r>
              <w:rPr>
                <w:rFonts w:ascii="微軟正黑體" w:eastAsia="微軟正黑體" w:hAnsi="微軟正黑體" w:hint="eastAsia"/>
                <w:sz w:val="20"/>
                <w:szCs w:val="20"/>
              </w:rPr>
              <w:t>數位帳戶</w:t>
            </w:r>
          </w:p>
        </w:tc>
        <w:tc>
          <w:tcPr>
            <w:tcW w:w="278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C99D0EC" w14:textId="77777777" w:rsidR="00D141A8" w:rsidRPr="00D141A8" w:rsidRDefault="00D141A8" w:rsidP="002539BC">
            <w:pPr>
              <w:jc w:val="center"/>
              <w:rPr>
                <w:rFonts w:ascii="微軟正黑體" w:eastAsia="微軟正黑體" w:hAnsi="微軟正黑體"/>
                <w:color w:val="FF0000"/>
                <w:sz w:val="14"/>
                <w:szCs w:val="14"/>
              </w:rPr>
            </w:pPr>
            <w:r w:rsidRPr="00D141A8">
              <w:rPr>
                <w:rFonts w:ascii="微軟正黑體" w:eastAsia="微軟正黑體" w:hAnsi="微軟正黑體" w:hint="eastAsia"/>
                <w:color w:val="FF0000"/>
                <w:sz w:val="14"/>
                <w:szCs w:val="14"/>
              </w:rPr>
              <w:t>(按鈕)</w:t>
            </w:r>
          </w:p>
          <w:p w14:paraId="4861BB6B" w14:textId="77777777" w:rsidR="006C3583" w:rsidRDefault="00D141A8" w:rsidP="002539BC">
            <w:pPr>
              <w:jc w:val="center"/>
              <w:rPr>
                <w:rFonts w:ascii="微軟正黑體" w:eastAsia="微軟正黑體" w:hAnsi="微軟正黑體"/>
                <w:sz w:val="20"/>
                <w:szCs w:val="20"/>
              </w:rPr>
            </w:pPr>
            <w:r>
              <w:rPr>
                <w:rFonts w:ascii="微軟正黑體" w:eastAsia="微軟正黑體" w:hAnsi="微軟正黑體" w:hint="eastAsia"/>
                <w:sz w:val="20"/>
                <w:szCs w:val="20"/>
              </w:rPr>
              <w:t>我有永豐銀行信用卡</w:t>
            </w:r>
          </w:p>
          <w:p w14:paraId="2794B234" w14:textId="24783E2E" w:rsidR="00D141A8" w:rsidRDefault="00D141A8" w:rsidP="002539BC">
            <w:pPr>
              <w:jc w:val="center"/>
              <w:rPr>
                <w:rFonts w:ascii="微軟正黑體" w:eastAsia="微軟正黑體" w:hAnsi="微軟正黑體"/>
                <w:sz w:val="20"/>
                <w:szCs w:val="20"/>
              </w:rPr>
            </w:pPr>
            <w:r>
              <w:rPr>
                <w:rFonts w:ascii="微軟正黑體" w:eastAsia="微軟正黑體" w:hAnsi="微軟正黑體" w:hint="eastAsia"/>
                <w:sz w:val="20"/>
                <w:szCs w:val="20"/>
              </w:rPr>
              <w:t>成為永豐網銀會員</w:t>
            </w:r>
          </w:p>
        </w:tc>
      </w:tr>
      <w:tr w:rsidR="008100CF" w14:paraId="0EA4A37D" w14:textId="77777777" w:rsidTr="008100CF">
        <w:tc>
          <w:tcPr>
            <w:tcW w:w="8359" w:type="dxa"/>
            <w:gridSpan w:val="7"/>
            <w:tcBorders>
              <w:top w:val="single" w:sz="4" w:space="0" w:color="auto"/>
              <w:left w:val="single" w:sz="4" w:space="0" w:color="auto"/>
              <w:bottom w:val="single" w:sz="4" w:space="0" w:color="auto"/>
              <w:right w:val="single" w:sz="4" w:space="0" w:color="auto"/>
            </w:tcBorders>
            <w:shd w:val="clear" w:color="auto" w:fill="auto"/>
          </w:tcPr>
          <w:p w14:paraId="1A501E3C" w14:textId="497CDF21" w:rsidR="008100CF" w:rsidRPr="00E065DA" w:rsidRDefault="008100CF" w:rsidP="008100CF">
            <w:pPr>
              <w:jc w:val="center"/>
              <w:rPr>
                <w:rFonts w:ascii="微軟正黑體" w:eastAsia="微軟正黑體" w:hAnsi="微軟正黑體"/>
                <w:sz w:val="20"/>
                <w:szCs w:val="20"/>
              </w:rPr>
            </w:pPr>
            <w:r w:rsidRPr="008100CF">
              <w:rPr>
                <w:rFonts w:ascii="微軟正黑體" w:eastAsia="微軟正黑體" w:hAnsi="微軟正黑體" w:hint="eastAsia"/>
                <w:sz w:val="16"/>
                <w:szCs w:val="16"/>
              </w:rPr>
              <w:t>*首登網銀會員：可透過以下任一平台(</w:t>
            </w:r>
            <w:ins w:id="17" w:author="吳雨蒨-法務處-永豐銀行" w:date="2024-09-16T18:32:00Z">
              <w:r w:rsidR="003F22AB">
                <w:rPr>
                  <w:rFonts w:ascii="微軟正黑體" w:eastAsia="微軟正黑體" w:hAnsi="微軟正黑體" w:hint="eastAsia"/>
                  <w:sz w:val="16"/>
                  <w:szCs w:val="16"/>
                </w:rPr>
                <w:t>大戶</w:t>
              </w:r>
            </w:ins>
            <w:r w:rsidRPr="008100CF">
              <w:rPr>
                <w:rFonts w:ascii="微軟正黑體" w:eastAsia="微軟正黑體" w:hAnsi="微軟正黑體"/>
                <w:sz w:val="16"/>
                <w:szCs w:val="16"/>
              </w:rPr>
              <w:t>DAWHO APP/</w:t>
            </w:r>
            <w:r w:rsidRPr="008100CF">
              <w:rPr>
                <w:rFonts w:ascii="微軟正黑體" w:eastAsia="微軟正黑體" w:hAnsi="微軟正黑體" w:hint="eastAsia"/>
                <w:sz w:val="16"/>
                <w:szCs w:val="16"/>
              </w:rPr>
              <w:t>永豐行動銀行</w:t>
            </w:r>
            <w:r w:rsidRPr="008100CF">
              <w:rPr>
                <w:rFonts w:ascii="微軟正黑體" w:eastAsia="微軟正黑體" w:hAnsi="微軟正黑體"/>
                <w:sz w:val="16"/>
                <w:szCs w:val="16"/>
              </w:rPr>
              <w:t>APP</w:t>
            </w:r>
            <w:r w:rsidRPr="008100CF">
              <w:rPr>
                <w:rFonts w:ascii="微軟正黑體" w:eastAsia="微軟正黑體" w:hAnsi="微軟正黑體" w:hint="eastAsia"/>
                <w:sz w:val="16"/>
                <w:szCs w:val="16"/>
              </w:rPr>
              <w:t>/</w:t>
            </w:r>
            <w:r w:rsidRPr="008100CF">
              <w:rPr>
                <w:rFonts w:ascii="微軟正黑體" w:eastAsia="微軟正黑體" w:hAnsi="微軟正黑體"/>
                <w:sz w:val="16"/>
                <w:szCs w:val="16"/>
              </w:rPr>
              <w:t>MMA</w:t>
            </w:r>
            <w:r w:rsidRPr="008100CF">
              <w:rPr>
                <w:rFonts w:ascii="微軟正黑體" w:eastAsia="微軟正黑體" w:hAnsi="微軟正黑體" w:hint="eastAsia"/>
                <w:sz w:val="16"/>
                <w:szCs w:val="16"/>
              </w:rPr>
              <w:t>金融交易網</w:t>
            </w:r>
            <w:del w:id="18" w:author="吳雨蒨-法務處-永豐銀行" w:date="2024-09-16T18:32:00Z">
              <w:r w:rsidRPr="008100CF" w:rsidDel="003F22AB">
                <w:rPr>
                  <w:rFonts w:ascii="微軟正黑體" w:eastAsia="微軟正黑體" w:hAnsi="微軟正黑體" w:hint="eastAsia"/>
                  <w:sz w:val="16"/>
                  <w:szCs w:val="16"/>
                </w:rPr>
                <w:delText>/</w:delText>
              </w:r>
            </w:del>
            <w:commentRangeStart w:id="19"/>
            <w:ins w:id="20" w:author="林忻儒-數位客群部-永豐銀行" w:date="2024-09-19T15:30:00Z">
              <w:r w:rsidR="005F3AEF">
                <w:rPr>
                  <w:rFonts w:ascii="微軟正黑體" w:eastAsia="微軟正黑體" w:hAnsi="微軟正黑體" w:hint="eastAsia"/>
                  <w:sz w:val="16"/>
                  <w:szCs w:val="16"/>
                </w:rPr>
                <w:t>大咖D</w:t>
              </w:r>
              <w:r w:rsidR="005F3AEF">
                <w:rPr>
                  <w:rFonts w:ascii="微軟正黑體" w:eastAsia="微軟正黑體" w:hAnsi="微軟正黑體"/>
                  <w:sz w:val="16"/>
                  <w:szCs w:val="16"/>
                </w:rPr>
                <w:t>ACARD APP</w:t>
              </w:r>
            </w:ins>
            <w:commentRangeEnd w:id="19"/>
            <w:ins w:id="21" w:author="林忻儒-數位客群部-永豐銀行" w:date="2024-09-19T15:31:00Z">
              <w:r w:rsidR="005F3AEF">
                <w:rPr>
                  <w:rStyle w:val="a8"/>
                  <w:rFonts w:eastAsiaTheme="minorEastAsia"/>
                  <w14:ligatures w14:val="none"/>
                </w:rPr>
                <w:commentReference w:id="19"/>
              </w:r>
            </w:ins>
            <w:del w:id="22" w:author="吳雨蒨-法務處-永豐銀行" w:date="2024-09-16T18:32:00Z">
              <w:r w:rsidRPr="008100CF" w:rsidDel="003F22AB">
                <w:rPr>
                  <w:rFonts w:ascii="微軟正黑體" w:eastAsia="微軟正黑體" w:hAnsi="微軟正黑體"/>
                  <w:sz w:val="16"/>
                  <w:szCs w:val="16"/>
                </w:rPr>
                <w:delText>DACARD APP</w:delText>
              </w:r>
            </w:del>
            <w:r w:rsidRPr="008100CF">
              <w:rPr>
                <w:rFonts w:ascii="微軟正黑體" w:eastAsia="微軟正黑體" w:hAnsi="微軟正黑體" w:hint="eastAsia"/>
                <w:sz w:val="16"/>
                <w:szCs w:val="16"/>
              </w:rPr>
              <w:t>)登入。</w:t>
            </w:r>
          </w:p>
        </w:tc>
      </w:tr>
      <w:tr w:rsidR="000F3102" w14:paraId="47BB38B7" w14:textId="77777777" w:rsidTr="000F3102">
        <w:tc>
          <w:tcPr>
            <w:tcW w:w="8359" w:type="dxa"/>
            <w:gridSpan w:val="7"/>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51D08640" w14:textId="14C36B87" w:rsidR="000F3102" w:rsidRPr="000F3102" w:rsidRDefault="000F3102" w:rsidP="008100CF">
            <w:pPr>
              <w:jc w:val="center"/>
              <w:rPr>
                <w:rFonts w:ascii="微軟正黑體" w:eastAsia="微軟正黑體" w:hAnsi="微軟正黑體"/>
                <w:b/>
                <w:bCs/>
                <w:sz w:val="16"/>
                <w:szCs w:val="16"/>
              </w:rPr>
            </w:pPr>
            <w:r w:rsidRPr="000F3102">
              <w:rPr>
                <w:rFonts w:ascii="微軟正黑體" w:eastAsia="微軟正黑體" w:hAnsi="微軟正黑體" w:hint="eastAsia"/>
                <w:b/>
                <w:bCs/>
                <w:sz w:val="18"/>
                <w:szCs w:val="18"/>
              </w:rPr>
              <w:t>網銀會員好方便</w:t>
            </w:r>
          </w:p>
        </w:tc>
      </w:tr>
      <w:tr w:rsidR="000F3102" w14:paraId="14363089" w14:textId="77777777" w:rsidTr="000F3102">
        <w:trPr>
          <w:trHeight w:val="963"/>
        </w:trPr>
        <w:tc>
          <w:tcPr>
            <w:tcW w:w="2089" w:type="dxa"/>
            <w:tcBorders>
              <w:top w:val="single" w:sz="4" w:space="0" w:color="auto"/>
              <w:left w:val="single" w:sz="4" w:space="0" w:color="auto"/>
              <w:bottom w:val="single" w:sz="4" w:space="0" w:color="auto"/>
              <w:right w:val="single" w:sz="4" w:space="0" w:color="auto"/>
            </w:tcBorders>
            <w:shd w:val="clear" w:color="auto" w:fill="auto"/>
            <w:vAlign w:val="center"/>
          </w:tcPr>
          <w:p w14:paraId="0B2A7228" w14:textId="1A0808DA" w:rsidR="000F3102" w:rsidRPr="00E065DA" w:rsidRDefault="000F3102" w:rsidP="000F3102">
            <w:pPr>
              <w:jc w:val="center"/>
              <w:rPr>
                <w:rFonts w:ascii="微軟正黑體" w:eastAsia="微軟正黑體" w:hAnsi="微軟正黑體"/>
                <w:sz w:val="20"/>
                <w:szCs w:val="20"/>
              </w:rPr>
            </w:pPr>
            <w:r>
              <w:rPr>
                <w:rFonts w:ascii="微軟正黑體" w:eastAsia="微軟正黑體" w:hAnsi="微軟正黑體" w:hint="eastAsia"/>
                <w:sz w:val="20"/>
                <w:szCs w:val="20"/>
              </w:rPr>
              <w:lastRenderedPageBreak/>
              <w:t>轉帳</w:t>
            </w:r>
          </w:p>
        </w:tc>
        <w:tc>
          <w:tcPr>
            <w:tcW w:w="20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6A1EDA" w14:textId="37E634D9" w:rsidR="000F3102" w:rsidRPr="00E065DA" w:rsidRDefault="000F3102" w:rsidP="000F3102">
            <w:pPr>
              <w:jc w:val="center"/>
              <w:rPr>
                <w:rFonts w:ascii="微軟正黑體" w:eastAsia="微軟正黑體" w:hAnsi="微軟正黑體"/>
                <w:sz w:val="20"/>
                <w:szCs w:val="20"/>
              </w:rPr>
            </w:pPr>
            <w:r>
              <w:rPr>
                <w:rFonts w:ascii="微軟正黑體" w:eastAsia="微軟正黑體" w:hAnsi="微軟正黑體" w:hint="eastAsia"/>
                <w:sz w:val="20"/>
                <w:szCs w:val="20"/>
              </w:rPr>
              <w:t>無卡提款</w:t>
            </w:r>
          </w:p>
        </w:tc>
        <w:tc>
          <w:tcPr>
            <w:tcW w:w="20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02E857B" w14:textId="566D6F37" w:rsidR="000F3102" w:rsidRPr="00E065DA" w:rsidRDefault="000F3102" w:rsidP="000F3102">
            <w:pPr>
              <w:jc w:val="center"/>
              <w:rPr>
                <w:rFonts w:ascii="微軟正黑體" w:eastAsia="微軟正黑體" w:hAnsi="微軟正黑體"/>
                <w:sz w:val="20"/>
                <w:szCs w:val="20"/>
              </w:rPr>
            </w:pPr>
            <w:r>
              <w:rPr>
                <w:rFonts w:ascii="微軟正黑體" w:eastAsia="微軟正黑體" w:hAnsi="微軟正黑體" w:hint="eastAsia"/>
                <w:sz w:val="20"/>
                <w:szCs w:val="20"/>
              </w:rPr>
              <w:t>繳費</w:t>
            </w:r>
          </w:p>
        </w:tc>
        <w:tc>
          <w:tcPr>
            <w:tcW w:w="20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640EFA3" w14:textId="5542CA4A" w:rsidR="000F3102" w:rsidRPr="00E065DA" w:rsidRDefault="000F3102" w:rsidP="000F3102">
            <w:pPr>
              <w:jc w:val="center"/>
              <w:rPr>
                <w:rFonts w:ascii="微軟正黑體" w:eastAsia="微軟正黑體" w:hAnsi="微軟正黑體"/>
                <w:sz w:val="20"/>
                <w:szCs w:val="20"/>
              </w:rPr>
            </w:pPr>
            <w:r>
              <w:rPr>
                <w:rFonts w:ascii="微軟正黑體" w:eastAsia="微軟正黑體" w:hAnsi="微軟正黑體" w:hint="eastAsia"/>
                <w:sz w:val="20"/>
                <w:szCs w:val="20"/>
              </w:rPr>
              <w:t>外幣買賣</w:t>
            </w:r>
          </w:p>
        </w:tc>
      </w:tr>
      <w:tr w:rsidR="000F3102" w14:paraId="69500031" w14:textId="77777777" w:rsidTr="000F3102">
        <w:tc>
          <w:tcPr>
            <w:tcW w:w="8359" w:type="dxa"/>
            <w:gridSpan w:val="7"/>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BF46191" w14:textId="4D6DA280" w:rsidR="000F3102" w:rsidRPr="000F3102" w:rsidRDefault="000F3102" w:rsidP="000F3102">
            <w:pPr>
              <w:jc w:val="center"/>
              <w:rPr>
                <w:rFonts w:ascii="微軟正黑體" w:eastAsia="微軟正黑體" w:hAnsi="微軟正黑體"/>
                <w:b/>
                <w:bCs/>
                <w:sz w:val="20"/>
                <w:szCs w:val="20"/>
              </w:rPr>
            </w:pPr>
            <w:r w:rsidRPr="000F3102">
              <w:rPr>
                <w:rFonts w:ascii="微軟正黑體" w:eastAsia="微軟正黑體" w:hAnsi="微軟正黑體" w:hint="eastAsia"/>
                <w:b/>
                <w:bCs/>
                <w:sz w:val="20"/>
                <w:szCs w:val="20"/>
              </w:rPr>
              <w:t>立即下載</w:t>
            </w:r>
          </w:p>
        </w:tc>
      </w:tr>
      <w:tr w:rsidR="000F3102" w14:paraId="360BF324" w14:textId="77777777" w:rsidTr="000F3102">
        <w:tc>
          <w:tcPr>
            <w:tcW w:w="8359" w:type="dxa"/>
            <w:gridSpan w:val="7"/>
            <w:tcBorders>
              <w:top w:val="single" w:sz="4" w:space="0" w:color="auto"/>
              <w:left w:val="single" w:sz="4" w:space="0" w:color="auto"/>
              <w:bottom w:val="single" w:sz="4" w:space="0" w:color="auto"/>
              <w:right w:val="single" w:sz="4" w:space="0" w:color="auto"/>
            </w:tcBorders>
            <w:shd w:val="clear" w:color="auto" w:fill="auto"/>
          </w:tcPr>
          <w:p w14:paraId="3D245635" w14:textId="3FC1971B" w:rsidR="000F3102" w:rsidRPr="00E065DA" w:rsidRDefault="000F3102" w:rsidP="000F3102">
            <w:pPr>
              <w:jc w:val="center"/>
              <w:rPr>
                <w:rFonts w:ascii="微軟正黑體" w:eastAsia="微軟正黑體" w:hAnsi="微軟正黑體"/>
                <w:sz w:val="20"/>
                <w:szCs w:val="20"/>
              </w:rPr>
            </w:pPr>
            <w:r>
              <w:rPr>
                <w:rFonts w:ascii="微軟正黑體" w:eastAsia="微軟正黑體" w:hAnsi="微軟正黑體" w:hint="eastAsia"/>
                <w:sz w:val="20"/>
                <w:szCs w:val="20"/>
              </w:rPr>
              <w:t>行動銀行APP/DAWHO APP</w:t>
            </w:r>
            <w:r>
              <w:rPr>
                <w:rFonts w:ascii="微軟正黑體" w:eastAsia="微軟正黑體" w:hAnsi="微軟正黑體"/>
                <w:sz w:val="20"/>
                <w:szCs w:val="20"/>
              </w:rPr>
              <w:t>/</w:t>
            </w:r>
            <w:r>
              <w:rPr>
                <w:rFonts w:ascii="微軟正黑體" w:eastAsia="微軟正黑體" w:hAnsi="微軟正黑體" w:hint="eastAsia"/>
                <w:sz w:val="20"/>
                <w:szCs w:val="20"/>
              </w:rPr>
              <w:t>大咖</w:t>
            </w:r>
            <w:r>
              <w:rPr>
                <w:rFonts w:ascii="微軟正黑體" w:eastAsia="微軟正黑體" w:hAnsi="微軟正黑體"/>
                <w:sz w:val="20"/>
                <w:szCs w:val="20"/>
              </w:rPr>
              <w:t>APP</w:t>
            </w:r>
          </w:p>
        </w:tc>
      </w:tr>
      <w:tr w:rsidR="000F3102" w14:paraId="40BB8BA0" w14:textId="77777777" w:rsidTr="009C4EB6">
        <w:tc>
          <w:tcPr>
            <w:tcW w:w="8359" w:type="dxa"/>
            <w:gridSpan w:val="7"/>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68AAA7E" w14:textId="63D02557" w:rsidR="000F3102" w:rsidRPr="000F3102" w:rsidRDefault="000F3102" w:rsidP="000F3102">
            <w:pPr>
              <w:jc w:val="center"/>
              <w:rPr>
                <w:rFonts w:ascii="微軟正黑體" w:eastAsia="微軟正黑體" w:hAnsi="微軟正黑體"/>
                <w:b/>
                <w:bCs/>
                <w:sz w:val="20"/>
                <w:szCs w:val="20"/>
              </w:rPr>
            </w:pPr>
            <w:commentRangeStart w:id="23"/>
            <w:commentRangeStart w:id="24"/>
            <w:r w:rsidRPr="000F3102">
              <w:rPr>
                <w:rFonts w:ascii="微軟正黑體" w:eastAsia="微軟正黑體" w:hAnsi="微軟正黑體" w:hint="eastAsia"/>
                <w:b/>
                <w:bCs/>
                <w:sz w:val="20"/>
                <w:szCs w:val="20"/>
              </w:rPr>
              <w:t>活動辦法</w:t>
            </w:r>
            <w:commentRangeEnd w:id="23"/>
            <w:r w:rsidR="000303D4">
              <w:rPr>
                <w:rStyle w:val="a8"/>
                <w:rFonts w:eastAsiaTheme="minorEastAsia"/>
                <w14:ligatures w14:val="none"/>
              </w:rPr>
              <w:commentReference w:id="23"/>
            </w:r>
            <w:commentRangeEnd w:id="24"/>
            <w:r w:rsidR="005F3AEF">
              <w:rPr>
                <w:rStyle w:val="a8"/>
                <w:rFonts w:eastAsiaTheme="minorEastAsia"/>
                <w14:ligatures w14:val="none"/>
              </w:rPr>
              <w:commentReference w:id="24"/>
            </w:r>
          </w:p>
        </w:tc>
      </w:tr>
      <w:tr w:rsidR="000F3102" w:rsidRPr="000F3102" w14:paraId="728CF3CC" w14:textId="77777777" w:rsidTr="00A25BD6">
        <w:tc>
          <w:tcPr>
            <w:tcW w:w="4179"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00E9C03" w14:textId="55EC7C75" w:rsidR="000F3102" w:rsidRPr="000F3102" w:rsidRDefault="000F3102" w:rsidP="000F3102">
            <w:pPr>
              <w:jc w:val="center"/>
              <w:rPr>
                <w:rFonts w:ascii="微軟正黑體" w:eastAsia="微軟正黑體" w:hAnsi="微軟正黑體"/>
                <w:color w:val="FF0000"/>
                <w:sz w:val="16"/>
                <w:szCs w:val="16"/>
              </w:rPr>
            </w:pPr>
            <w:r w:rsidRPr="000F3102">
              <w:rPr>
                <w:rFonts w:ascii="微軟正黑體" w:eastAsia="微軟正黑體" w:hAnsi="微軟正黑體" w:hint="eastAsia"/>
                <w:color w:val="FF0000"/>
                <w:sz w:val="16"/>
                <w:szCs w:val="16"/>
              </w:rPr>
              <w:t>(燈箱按鈕)</w:t>
            </w:r>
          </w:p>
          <w:p w14:paraId="5F8EEC2B" w14:textId="46DEF768" w:rsidR="000F3102" w:rsidRPr="00E065DA" w:rsidRDefault="00066415" w:rsidP="000F3102">
            <w:pPr>
              <w:jc w:val="center"/>
              <w:rPr>
                <w:rFonts w:ascii="微軟正黑體" w:eastAsia="微軟正黑體" w:hAnsi="微軟正黑體"/>
                <w:sz w:val="20"/>
                <w:szCs w:val="20"/>
              </w:rPr>
            </w:pPr>
            <w:ins w:id="25" w:author="林忻儒-數位客群部-永豐銀行" w:date="2024-09-19T15:22:00Z">
              <w:r>
                <w:rPr>
                  <w:rFonts w:ascii="微軟正黑體" w:eastAsia="微軟正黑體" w:hAnsi="微軟正黑體" w:hint="eastAsia"/>
                  <w:sz w:val="20"/>
                  <w:szCs w:val="20"/>
                </w:rPr>
                <w:t>首登會員</w:t>
              </w:r>
            </w:ins>
            <w:commentRangeStart w:id="26"/>
            <w:del w:id="27" w:author="林忻儒-數位客群部-永豐銀行" w:date="2024-09-19T15:22:00Z">
              <w:r w:rsidR="000F3102" w:rsidRPr="000F3102" w:rsidDel="00066415">
                <w:rPr>
                  <w:rFonts w:ascii="微軟正黑體" w:eastAsia="微軟正黑體" w:hAnsi="微軟正黑體" w:hint="eastAsia"/>
                  <w:sz w:val="20"/>
                  <w:szCs w:val="20"/>
                </w:rPr>
                <w:delText>永豐</w:delText>
              </w:r>
            </w:del>
            <w:commentRangeEnd w:id="26"/>
            <w:r>
              <w:rPr>
                <w:rStyle w:val="a8"/>
                <w:rFonts w:eastAsiaTheme="minorEastAsia"/>
                <w14:ligatures w14:val="none"/>
              </w:rPr>
              <w:commentReference w:id="26"/>
            </w:r>
            <w:del w:id="28" w:author="林忻儒-數位客群部-永豐銀行" w:date="2024-09-19T15:22:00Z">
              <w:r w:rsidR="000F3102" w:rsidRPr="000F3102" w:rsidDel="00066415">
                <w:rPr>
                  <w:rFonts w:ascii="微軟正黑體" w:eastAsia="微軟正黑體" w:hAnsi="微軟正黑體" w:hint="eastAsia"/>
                  <w:sz w:val="20"/>
                  <w:szCs w:val="20"/>
                </w:rPr>
                <w:delText xml:space="preserve">VIP限定 </w:delText>
              </w:r>
            </w:del>
            <w:r w:rsidR="000F3102" w:rsidRPr="000F3102">
              <w:rPr>
                <w:rFonts w:ascii="微軟正黑體" w:eastAsia="微軟正黑體" w:hAnsi="微軟正黑體" w:hint="eastAsia"/>
                <w:sz w:val="20"/>
                <w:szCs w:val="20"/>
              </w:rPr>
              <w:t>完成任務最高拿300元</w:t>
            </w:r>
          </w:p>
        </w:tc>
        <w:tc>
          <w:tcPr>
            <w:tcW w:w="4180"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D456BC3" w14:textId="77777777" w:rsidR="000F3102" w:rsidRPr="000F3102" w:rsidRDefault="000F3102" w:rsidP="000F3102">
            <w:pPr>
              <w:jc w:val="center"/>
              <w:rPr>
                <w:rFonts w:ascii="微軟正黑體" w:eastAsia="微軟正黑體" w:hAnsi="微軟正黑體"/>
                <w:color w:val="FF0000"/>
                <w:sz w:val="16"/>
                <w:szCs w:val="16"/>
              </w:rPr>
            </w:pPr>
            <w:r w:rsidRPr="000F3102">
              <w:rPr>
                <w:rFonts w:ascii="微軟正黑體" w:eastAsia="微軟正黑體" w:hAnsi="微軟正黑體" w:hint="eastAsia"/>
                <w:color w:val="FF0000"/>
                <w:sz w:val="16"/>
                <w:szCs w:val="16"/>
              </w:rPr>
              <w:t>(燈箱按鈕)</w:t>
            </w:r>
          </w:p>
          <w:p w14:paraId="090727C2" w14:textId="02814FC6" w:rsidR="000F3102" w:rsidRPr="00E065DA" w:rsidRDefault="000117E8" w:rsidP="000F3102">
            <w:pPr>
              <w:jc w:val="center"/>
              <w:rPr>
                <w:rFonts w:ascii="微軟正黑體" w:eastAsia="微軟正黑體" w:hAnsi="微軟正黑體"/>
                <w:sz w:val="20"/>
                <w:szCs w:val="20"/>
              </w:rPr>
            </w:pPr>
            <w:r w:rsidRPr="000117E8">
              <w:rPr>
                <w:rFonts w:ascii="微軟正黑體" w:eastAsia="微軟正黑體" w:hAnsi="微軟正黑體" w:hint="eastAsia"/>
                <w:sz w:val="20"/>
                <w:szCs w:val="20"/>
              </w:rPr>
              <w:t>卡友完成任務</w:t>
            </w:r>
            <w:r w:rsidR="000F3102" w:rsidRPr="000F3102">
              <w:rPr>
                <w:rFonts w:ascii="微軟正黑體" w:eastAsia="微軟正黑體" w:hAnsi="微軟正黑體" w:hint="eastAsia"/>
                <w:sz w:val="20"/>
                <w:szCs w:val="20"/>
              </w:rPr>
              <w:t>抽</w:t>
            </w:r>
            <w:r>
              <w:rPr>
                <w:rFonts w:ascii="微軟正黑體" w:eastAsia="微軟正黑體" w:hAnsi="微軟正黑體" w:hint="eastAsia"/>
                <w:sz w:val="20"/>
                <w:szCs w:val="20"/>
              </w:rPr>
              <w:t xml:space="preserve"> </w:t>
            </w:r>
            <w:r w:rsidR="000F3102" w:rsidRPr="000F3102">
              <w:rPr>
                <w:rFonts w:ascii="微軟正黑體" w:eastAsia="微軟正黑體" w:hAnsi="微軟正黑體" w:hint="eastAsia"/>
                <w:sz w:val="20"/>
                <w:szCs w:val="20"/>
              </w:rPr>
              <w:t>輕便旅行組</w:t>
            </w:r>
          </w:p>
        </w:tc>
      </w:tr>
      <w:tr w:rsidR="00EA78AE" w14:paraId="142EBB5A" w14:textId="77777777" w:rsidTr="00F944BB">
        <w:tc>
          <w:tcPr>
            <w:tcW w:w="4179" w:type="dxa"/>
            <w:gridSpan w:val="3"/>
            <w:tcBorders>
              <w:top w:val="single" w:sz="4" w:space="0" w:color="auto"/>
              <w:left w:val="single" w:sz="4" w:space="0" w:color="auto"/>
              <w:bottom w:val="single" w:sz="4" w:space="0" w:color="auto"/>
              <w:right w:val="single" w:sz="4" w:space="0" w:color="auto"/>
            </w:tcBorders>
            <w:shd w:val="clear" w:color="auto" w:fill="auto"/>
          </w:tcPr>
          <w:p w14:paraId="124D4C2F" w14:textId="77777777" w:rsidR="00EA78AE" w:rsidRPr="00EA78AE" w:rsidRDefault="00EA78AE" w:rsidP="00EA78AE">
            <w:pPr>
              <w:autoSpaceDE w:val="0"/>
              <w:autoSpaceDN w:val="0"/>
              <w:adjustRightInd w:val="0"/>
              <w:jc w:val="both"/>
              <w:rPr>
                <w:rFonts w:ascii="標楷體" w:eastAsia="標楷體" w:hAnsi="標楷體" w:cs="微軟正黑體"/>
                <w:color w:val="000000"/>
                <w:kern w:val="0"/>
                <w:sz w:val="20"/>
                <w:szCs w:val="20"/>
              </w:rPr>
            </w:pPr>
            <w:r w:rsidRPr="00EA78AE">
              <w:rPr>
                <w:rFonts w:ascii="標楷體" w:eastAsia="標楷體" w:hAnsi="標楷體" w:cs="微軟正黑體" w:hint="eastAsia"/>
                <w:color w:val="000000"/>
                <w:kern w:val="0"/>
                <w:sz w:val="20"/>
                <w:szCs w:val="20"/>
              </w:rPr>
              <w:t>一、活動名稱：「永豐VIP限定 完成任務最高拿300元」活動</w:t>
            </w:r>
          </w:p>
          <w:p w14:paraId="3A706D5C" w14:textId="43150910" w:rsidR="00EA78AE" w:rsidRPr="00EA78AE" w:rsidRDefault="00EA78AE" w:rsidP="00EA78AE">
            <w:pPr>
              <w:autoSpaceDE w:val="0"/>
              <w:autoSpaceDN w:val="0"/>
              <w:adjustRightInd w:val="0"/>
              <w:jc w:val="both"/>
              <w:rPr>
                <w:rFonts w:ascii="標楷體" w:eastAsia="標楷體" w:hAnsi="標楷體" w:cs="微軟正黑體"/>
                <w:color w:val="000000"/>
                <w:kern w:val="0"/>
                <w:sz w:val="20"/>
                <w:szCs w:val="20"/>
              </w:rPr>
            </w:pPr>
            <w:r w:rsidRPr="00EA78AE">
              <w:rPr>
                <w:rFonts w:ascii="標楷體" w:eastAsia="標楷體" w:hAnsi="標楷體" w:cs="微軟正黑體" w:hint="eastAsia"/>
                <w:color w:val="000000"/>
                <w:kern w:val="0"/>
                <w:sz w:val="20"/>
                <w:szCs w:val="20"/>
              </w:rPr>
              <w:t>二、活動期間：</w:t>
            </w:r>
            <w:r w:rsidR="004A31C0">
              <w:rPr>
                <w:rFonts w:ascii="標楷體" w:eastAsia="標楷體" w:hAnsi="標楷體" w:cs="微軟正黑體" w:hint="eastAsia"/>
                <w:color w:val="000000"/>
                <w:kern w:val="0"/>
                <w:sz w:val="20"/>
                <w:szCs w:val="20"/>
              </w:rPr>
              <w:t>即日起</w:t>
            </w:r>
            <w:r w:rsidRPr="00EA78AE">
              <w:rPr>
                <w:rFonts w:ascii="標楷體" w:eastAsia="標楷體" w:hAnsi="標楷體" w:cs="微軟正黑體" w:hint="eastAsia"/>
                <w:color w:val="000000"/>
                <w:kern w:val="0"/>
                <w:sz w:val="20"/>
                <w:szCs w:val="20"/>
              </w:rPr>
              <w:t>-</w:t>
            </w:r>
            <w:r w:rsidRPr="00EA78AE">
              <w:rPr>
                <w:rFonts w:ascii="標楷體" w:eastAsia="標楷體" w:hAnsi="標楷體" w:cs="微軟正黑體"/>
                <w:color w:val="000000"/>
                <w:kern w:val="0"/>
                <w:sz w:val="20"/>
                <w:szCs w:val="20"/>
              </w:rPr>
              <w:t>202</w:t>
            </w:r>
            <w:r w:rsidRPr="00EA78AE">
              <w:rPr>
                <w:rFonts w:ascii="標楷體" w:eastAsia="標楷體" w:hAnsi="標楷體" w:cs="微軟正黑體" w:hint="eastAsia"/>
                <w:color w:val="000000"/>
                <w:kern w:val="0"/>
                <w:sz w:val="20"/>
                <w:szCs w:val="20"/>
              </w:rPr>
              <w:t>4/12/31。</w:t>
            </w:r>
          </w:p>
          <w:p w14:paraId="06202470" w14:textId="77777777" w:rsidR="00EA78AE" w:rsidRPr="00EA78AE" w:rsidRDefault="00EA78AE" w:rsidP="00EA78AE">
            <w:pPr>
              <w:autoSpaceDE w:val="0"/>
              <w:autoSpaceDN w:val="0"/>
              <w:adjustRightInd w:val="0"/>
              <w:jc w:val="both"/>
              <w:rPr>
                <w:rFonts w:ascii="標楷體" w:eastAsia="標楷體" w:hAnsi="標楷體" w:cs="微軟正黑體"/>
                <w:color w:val="000000"/>
                <w:kern w:val="0"/>
                <w:sz w:val="20"/>
                <w:szCs w:val="20"/>
              </w:rPr>
            </w:pPr>
            <w:r w:rsidRPr="00EA78AE">
              <w:rPr>
                <w:rFonts w:ascii="標楷體" w:eastAsia="標楷體" w:hAnsi="標楷體" w:cs="微軟正黑體" w:hint="eastAsia"/>
                <w:color w:val="000000"/>
                <w:kern w:val="0"/>
                <w:sz w:val="20"/>
                <w:szCs w:val="20"/>
              </w:rPr>
              <w:t>三、活動對象：</w:t>
            </w:r>
            <w:bookmarkStart w:id="29" w:name="_Hlk175586906"/>
            <w:r w:rsidRPr="00EA78AE">
              <w:rPr>
                <w:rFonts w:ascii="標楷體" w:eastAsia="標楷體" w:hAnsi="標楷體" w:cs="微軟正黑體" w:hint="eastAsia"/>
                <w:color w:val="000000"/>
                <w:kern w:val="0"/>
                <w:sz w:val="20"/>
                <w:szCs w:val="20"/>
              </w:rPr>
              <w:t>本活動僅限特定受邀對象</w:t>
            </w:r>
            <w:bookmarkEnd w:id="29"/>
            <w:r w:rsidRPr="00EA78AE">
              <w:rPr>
                <w:rFonts w:ascii="標楷體" w:eastAsia="標楷體" w:hAnsi="標楷體" w:cs="微軟正黑體" w:hint="eastAsia"/>
                <w:color w:val="000000"/>
                <w:kern w:val="0"/>
                <w:sz w:val="20"/>
                <w:szCs w:val="20"/>
              </w:rPr>
              <w:t>。</w:t>
            </w:r>
          </w:p>
          <w:p w14:paraId="1A229124" w14:textId="77777777" w:rsidR="00EA78AE" w:rsidRPr="00EA78AE" w:rsidRDefault="00EA78AE" w:rsidP="00EA78AE">
            <w:pPr>
              <w:autoSpaceDE w:val="0"/>
              <w:autoSpaceDN w:val="0"/>
              <w:adjustRightInd w:val="0"/>
              <w:jc w:val="both"/>
              <w:rPr>
                <w:rFonts w:ascii="標楷體" w:eastAsia="標楷體" w:hAnsi="標楷體" w:cs="微軟正黑體"/>
                <w:color w:val="000000"/>
                <w:kern w:val="0"/>
                <w:sz w:val="20"/>
                <w:szCs w:val="20"/>
              </w:rPr>
            </w:pPr>
            <w:r w:rsidRPr="00EA78AE">
              <w:rPr>
                <w:rFonts w:ascii="標楷體" w:eastAsia="標楷體" w:hAnsi="標楷體" w:cs="微軟正黑體" w:hint="eastAsia"/>
                <w:color w:val="000000"/>
                <w:kern w:val="0"/>
                <w:sz w:val="20"/>
                <w:szCs w:val="20"/>
              </w:rPr>
              <w:t>四、活動說明：</w:t>
            </w:r>
          </w:p>
          <w:p w14:paraId="3B26CB40" w14:textId="77777777" w:rsidR="00EA78AE" w:rsidRPr="00EA78AE" w:rsidRDefault="00EA78AE" w:rsidP="00EA78AE">
            <w:pPr>
              <w:autoSpaceDE w:val="0"/>
              <w:autoSpaceDN w:val="0"/>
              <w:adjustRightInd w:val="0"/>
              <w:ind w:leftChars="100" w:left="240"/>
              <w:jc w:val="both"/>
              <w:rPr>
                <w:rFonts w:ascii="標楷體" w:eastAsia="標楷體" w:hAnsi="標楷體" w:cs="微軟正黑體"/>
                <w:color w:val="000000"/>
                <w:kern w:val="0"/>
                <w:sz w:val="20"/>
                <w:szCs w:val="20"/>
              </w:rPr>
            </w:pPr>
            <w:r w:rsidRPr="00EA78AE">
              <w:rPr>
                <w:rFonts w:ascii="標楷體" w:eastAsia="標楷體" w:hAnsi="標楷體" w:cs="微軟正黑體"/>
                <w:color w:val="000000"/>
                <w:kern w:val="0"/>
                <w:sz w:val="20"/>
                <w:szCs w:val="20"/>
              </w:rPr>
              <w:t>(</w:t>
            </w:r>
            <w:r w:rsidRPr="00EA78AE">
              <w:rPr>
                <w:rFonts w:ascii="標楷體" w:eastAsia="標楷體" w:hAnsi="標楷體" w:cs="微軟正黑體" w:hint="eastAsia"/>
                <w:color w:val="000000"/>
                <w:kern w:val="0"/>
                <w:sz w:val="20"/>
                <w:szCs w:val="20"/>
              </w:rPr>
              <w:t>一</w:t>
            </w:r>
            <w:r w:rsidRPr="00EA78AE">
              <w:rPr>
                <w:rFonts w:ascii="標楷體" w:eastAsia="標楷體" w:hAnsi="標楷體" w:cs="微軟正黑體"/>
                <w:color w:val="000000"/>
                <w:kern w:val="0"/>
                <w:sz w:val="20"/>
                <w:szCs w:val="20"/>
              </w:rPr>
              <w:t xml:space="preserve">) </w:t>
            </w:r>
            <w:r w:rsidRPr="00EA78AE">
              <w:rPr>
                <w:rFonts w:ascii="標楷體" w:eastAsia="標楷體" w:hAnsi="標楷體" w:cs="微軟正黑體" w:hint="eastAsia"/>
                <w:color w:val="000000"/>
                <w:kern w:val="0"/>
                <w:sz w:val="20"/>
                <w:szCs w:val="20"/>
              </w:rPr>
              <w:t>活動資格: 本活動僅限特定受邀對象（以下簡稱參加者）。</w:t>
            </w:r>
          </w:p>
          <w:p w14:paraId="5A50206D" w14:textId="77777777" w:rsidR="00EA78AE" w:rsidRPr="00EA78AE" w:rsidRDefault="00EA78AE" w:rsidP="00EA78AE">
            <w:pPr>
              <w:autoSpaceDE w:val="0"/>
              <w:autoSpaceDN w:val="0"/>
              <w:adjustRightInd w:val="0"/>
              <w:ind w:leftChars="100" w:left="240"/>
              <w:jc w:val="both"/>
              <w:rPr>
                <w:rFonts w:ascii="標楷體" w:eastAsia="標楷體" w:hAnsi="標楷體" w:cs="微軟正黑體"/>
                <w:color w:val="000000"/>
                <w:kern w:val="0"/>
                <w:sz w:val="20"/>
                <w:szCs w:val="20"/>
              </w:rPr>
            </w:pPr>
            <w:r w:rsidRPr="00EA78AE">
              <w:rPr>
                <w:rFonts w:ascii="標楷體" w:eastAsia="標楷體" w:hAnsi="標楷體" w:cs="微軟正黑體" w:hint="eastAsia"/>
                <w:color w:val="000000"/>
                <w:kern w:val="0"/>
                <w:sz w:val="20"/>
                <w:szCs w:val="20"/>
              </w:rPr>
              <w:t>(二) 活動內容：</w:t>
            </w:r>
          </w:p>
          <w:p w14:paraId="4EF8EF0E" w14:textId="77777777" w:rsidR="00EA78AE" w:rsidRPr="00EA78AE" w:rsidRDefault="00EA78AE" w:rsidP="00EA78AE">
            <w:pPr>
              <w:numPr>
                <w:ilvl w:val="2"/>
                <w:numId w:val="15"/>
              </w:numPr>
              <w:rPr>
                <w:rFonts w:ascii="標楷體" w:eastAsia="標楷體" w:hAnsi="標楷體"/>
                <w:color w:val="000000" w:themeColor="text1"/>
                <w:sz w:val="20"/>
                <w:szCs w:val="20"/>
              </w:rPr>
            </w:pPr>
            <w:r w:rsidRPr="00EA78AE">
              <w:rPr>
                <w:rFonts w:ascii="標楷體" w:eastAsia="標楷體" w:hAnsi="標楷體" w:hint="eastAsia"/>
                <w:color w:val="000000" w:themeColor="text1"/>
                <w:sz w:val="20"/>
                <w:szCs w:val="20"/>
              </w:rPr>
              <w:t xml:space="preserve">網銀首登禮: </w:t>
            </w:r>
            <w:r w:rsidRPr="00EA78AE">
              <w:rPr>
                <w:rFonts w:ascii="標楷體" w:eastAsia="標楷體" w:hAnsi="標楷體" w:hint="eastAsia"/>
                <w:sz w:val="20"/>
                <w:szCs w:val="20"/>
              </w:rPr>
              <w:t>參加者</w:t>
            </w:r>
            <w:r w:rsidRPr="00EA78AE">
              <w:rPr>
                <w:rFonts w:ascii="標楷體" w:eastAsia="標楷體" w:hAnsi="標楷體" w:hint="eastAsia"/>
                <w:color w:val="000000" w:themeColor="text1"/>
                <w:sz w:val="20"/>
                <w:szCs w:val="20"/>
              </w:rPr>
              <w:t>在活動期間完成活動登錄且首次成為網銀會員，並且在永豐銀行「永豐行動銀行APP 或 MMA金融交易網」完成首次登入，即符合「100元回饋金」抽獎資格，每戶抽獎機會限一次 (限量1,500名)。</w:t>
            </w:r>
          </w:p>
          <w:p w14:paraId="3EF7D6C9" w14:textId="77777777" w:rsidR="00EA78AE" w:rsidRPr="00EA78AE" w:rsidRDefault="00EA78AE" w:rsidP="00EA78AE">
            <w:pPr>
              <w:numPr>
                <w:ilvl w:val="2"/>
                <w:numId w:val="15"/>
              </w:numPr>
              <w:rPr>
                <w:rFonts w:ascii="標楷體" w:eastAsia="標楷體" w:hAnsi="標楷體"/>
                <w:color w:val="000000" w:themeColor="text1"/>
                <w:sz w:val="20"/>
                <w:szCs w:val="20"/>
              </w:rPr>
            </w:pPr>
            <w:r w:rsidRPr="00EA78AE">
              <w:rPr>
                <w:rFonts w:ascii="標楷體" w:eastAsia="標楷體" w:hAnsi="標楷體" w:hint="eastAsia"/>
                <w:color w:val="000000" w:themeColor="text1"/>
                <w:sz w:val="20"/>
                <w:szCs w:val="20"/>
              </w:rPr>
              <w:t>D</w:t>
            </w:r>
            <w:r w:rsidRPr="00EA78AE">
              <w:rPr>
                <w:rFonts w:ascii="標楷體" w:eastAsia="標楷體" w:hAnsi="標楷體"/>
                <w:color w:val="000000" w:themeColor="text1"/>
                <w:sz w:val="20"/>
                <w:szCs w:val="20"/>
              </w:rPr>
              <w:t>AWHO</w:t>
            </w:r>
            <w:r w:rsidRPr="00EA78AE">
              <w:rPr>
                <w:rFonts w:ascii="標楷體" w:eastAsia="標楷體" w:hAnsi="標楷體" w:hint="eastAsia"/>
                <w:color w:val="000000" w:themeColor="text1"/>
                <w:sz w:val="20"/>
                <w:szCs w:val="20"/>
              </w:rPr>
              <w:t>虎力旺: 請參照現行</w:t>
            </w:r>
            <w:hyperlink r:id="rId13" w:history="1">
              <w:r w:rsidRPr="00EA78AE">
                <w:rPr>
                  <w:rFonts w:ascii="標楷體" w:eastAsia="標楷體" w:hAnsi="標楷體" w:hint="eastAsia"/>
                  <w:color w:val="0563C1" w:themeColor="hyperlink"/>
                  <w:sz w:val="20"/>
                  <w:szCs w:val="20"/>
                  <w:u w:val="single"/>
                </w:rPr>
                <w:t>虎力旺活動頁</w:t>
              </w:r>
            </w:hyperlink>
            <w:r w:rsidRPr="00EA78AE">
              <w:rPr>
                <w:rFonts w:ascii="標楷體" w:eastAsia="標楷體" w:hAnsi="標楷體" w:hint="eastAsia"/>
                <w:color w:val="000000" w:themeColor="text1"/>
                <w:sz w:val="20"/>
                <w:szCs w:val="20"/>
              </w:rPr>
              <w:t>說明。</w:t>
            </w:r>
          </w:p>
          <w:p w14:paraId="44F7A9AC" w14:textId="77777777" w:rsidR="00EA78AE" w:rsidRPr="00EA78AE" w:rsidRDefault="00EA78AE" w:rsidP="00EA78AE">
            <w:pPr>
              <w:numPr>
                <w:ilvl w:val="2"/>
                <w:numId w:val="15"/>
              </w:numPr>
              <w:rPr>
                <w:rFonts w:ascii="標楷體" w:eastAsia="標楷體" w:hAnsi="標楷體"/>
                <w:color w:val="000000" w:themeColor="text1"/>
                <w:sz w:val="20"/>
                <w:szCs w:val="20"/>
              </w:rPr>
            </w:pPr>
            <w:r w:rsidRPr="00EA78AE">
              <w:rPr>
                <w:rFonts w:ascii="標楷體" w:eastAsia="標楷體" w:hAnsi="標楷體" w:hint="eastAsia"/>
                <w:color w:val="000000" w:themeColor="text1"/>
                <w:sz w:val="20"/>
                <w:szCs w:val="20"/>
              </w:rPr>
              <w:t>網銀首登禮及D</w:t>
            </w:r>
            <w:r w:rsidRPr="00EA78AE">
              <w:rPr>
                <w:rFonts w:ascii="標楷體" w:eastAsia="標楷體" w:hAnsi="標楷體"/>
                <w:color w:val="000000" w:themeColor="text1"/>
                <w:sz w:val="20"/>
                <w:szCs w:val="20"/>
              </w:rPr>
              <w:t>AWHO</w:t>
            </w:r>
            <w:r w:rsidRPr="00EA78AE">
              <w:rPr>
                <w:rFonts w:ascii="標楷體" w:eastAsia="標楷體" w:hAnsi="標楷體" w:hint="eastAsia"/>
                <w:color w:val="000000" w:themeColor="text1"/>
                <w:sz w:val="20"/>
                <w:szCs w:val="20"/>
              </w:rPr>
              <w:t>虎利旺每人各限獲一次抽獎與回饋機會，兩檔活動皆須登錄活動，兩檔活動合計最高可獲得300元回饋金。</w:t>
            </w:r>
          </w:p>
          <w:p w14:paraId="6C34FE5A" w14:textId="77777777" w:rsidR="00EA78AE" w:rsidRPr="00EA78AE" w:rsidRDefault="00EA78AE" w:rsidP="00EA78AE">
            <w:pPr>
              <w:autoSpaceDE w:val="0"/>
              <w:autoSpaceDN w:val="0"/>
              <w:adjustRightInd w:val="0"/>
              <w:ind w:leftChars="100" w:left="240"/>
              <w:jc w:val="both"/>
              <w:rPr>
                <w:rFonts w:ascii="標楷體" w:eastAsia="標楷體" w:hAnsi="標楷體" w:cs="微軟正黑體"/>
                <w:color w:val="000000"/>
                <w:kern w:val="0"/>
                <w:sz w:val="20"/>
                <w:szCs w:val="20"/>
              </w:rPr>
            </w:pPr>
            <w:r w:rsidRPr="00EA78AE">
              <w:rPr>
                <w:rFonts w:ascii="標楷體" w:eastAsia="標楷體" w:hAnsi="標楷體" w:cs="微軟正黑體" w:hint="eastAsia"/>
                <w:color w:val="000000"/>
                <w:kern w:val="0"/>
                <w:sz w:val="20"/>
                <w:szCs w:val="20"/>
              </w:rPr>
              <w:t>(三</w:t>
            </w:r>
            <w:r w:rsidRPr="00EA78AE">
              <w:rPr>
                <w:rFonts w:ascii="標楷體" w:eastAsia="標楷體" w:hAnsi="標楷體" w:cs="微軟正黑體"/>
                <w:color w:val="000000"/>
                <w:kern w:val="0"/>
                <w:sz w:val="20"/>
                <w:szCs w:val="20"/>
              </w:rPr>
              <w:t>)</w:t>
            </w:r>
            <w:r w:rsidRPr="00EA78AE">
              <w:rPr>
                <w:rFonts w:ascii="標楷體" w:eastAsia="標楷體" w:hAnsi="標楷體" w:cs="微軟正黑體" w:hint="eastAsia"/>
                <w:color w:val="000000"/>
                <w:kern w:val="0"/>
                <w:sz w:val="20"/>
                <w:szCs w:val="20"/>
              </w:rPr>
              <w:t xml:space="preserve"> </w:t>
            </w:r>
            <w:bookmarkStart w:id="30" w:name="_Hlk170811565"/>
            <w:r w:rsidRPr="00EA78AE">
              <w:rPr>
                <w:rFonts w:ascii="標楷體" w:eastAsia="標楷體" w:hAnsi="標楷體" w:cs="微軟正黑體" w:hint="eastAsia"/>
                <w:color w:val="000000"/>
                <w:kern w:val="0"/>
                <w:sz w:val="20"/>
                <w:szCs w:val="20"/>
              </w:rPr>
              <w:t>回饋金匯入時間與使用方式：</w:t>
            </w:r>
            <w:bookmarkEnd w:id="30"/>
            <w:r w:rsidRPr="00EA78AE">
              <w:rPr>
                <w:rFonts w:ascii="標楷體" w:eastAsia="標楷體" w:hAnsi="標楷體" w:cs="微軟正黑體"/>
                <w:color w:val="000000"/>
                <w:kern w:val="0"/>
                <w:sz w:val="20"/>
                <w:szCs w:val="20"/>
              </w:rPr>
              <w:t xml:space="preserve"> </w:t>
            </w:r>
          </w:p>
          <w:p w14:paraId="480EBEDA" w14:textId="77777777" w:rsidR="00EA78AE" w:rsidRPr="00EA78AE" w:rsidRDefault="00EA78AE" w:rsidP="00EA78AE">
            <w:pPr>
              <w:numPr>
                <w:ilvl w:val="0"/>
                <w:numId w:val="14"/>
              </w:numPr>
              <w:autoSpaceDE w:val="0"/>
              <w:autoSpaceDN w:val="0"/>
              <w:adjustRightInd w:val="0"/>
              <w:jc w:val="both"/>
              <w:rPr>
                <w:rFonts w:ascii="標楷體" w:eastAsia="標楷體" w:hAnsi="標楷體" w:cs="微軟正黑體"/>
                <w:color w:val="000000"/>
                <w:kern w:val="0"/>
                <w:sz w:val="20"/>
                <w:szCs w:val="20"/>
              </w:rPr>
            </w:pPr>
            <w:bookmarkStart w:id="31" w:name="_Hlk170811578"/>
            <w:r w:rsidRPr="00EA78AE">
              <w:rPr>
                <w:rFonts w:ascii="標楷體" w:eastAsia="標楷體" w:hAnsi="標楷體" w:cs="微軟正黑體" w:hint="eastAsia"/>
                <w:color w:val="000000" w:themeColor="text1"/>
                <w:kern w:val="0"/>
                <w:sz w:val="20"/>
                <w:szCs w:val="20"/>
              </w:rPr>
              <w:t>網銀首登禮:</w:t>
            </w:r>
            <w:r w:rsidRPr="00EA78AE">
              <w:rPr>
                <w:rFonts w:ascii="標楷體" w:eastAsia="標楷體" w:hAnsi="標楷體" w:cs="微軟正黑體" w:hint="eastAsia"/>
                <w:color w:val="000000"/>
                <w:kern w:val="0"/>
                <w:sz w:val="20"/>
                <w:szCs w:val="20"/>
              </w:rPr>
              <w:t>本活動結束後，統一於2025年01月31日前抽出並公告得獎名單，並於公告名單後45天將現金</w:t>
            </w:r>
            <w:r w:rsidRPr="00EA78AE">
              <w:rPr>
                <w:rFonts w:ascii="標楷體" w:eastAsia="標楷體" w:hAnsi="標楷體" w:cs="微軟正黑體" w:hint="eastAsia"/>
                <w:color w:val="000000"/>
                <w:kern w:val="0"/>
                <w:sz w:val="20"/>
                <w:szCs w:val="20"/>
              </w:rPr>
              <w:lastRenderedPageBreak/>
              <w:t>回饋至得獎者永豐銀行DAWHO數位帳戶，中獎人需於實際領到獎項前持有有效之DAWHO數位帳戶或永豐外幣活期存款帳戶，否則視同放棄，不予補發。</w:t>
            </w:r>
          </w:p>
          <w:p w14:paraId="78BC8A48" w14:textId="77777777" w:rsidR="00EA78AE" w:rsidRPr="00EA78AE" w:rsidRDefault="00EA78AE" w:rsidP="00EA78AE">
            <w:pPr>
              <w:numPr>
                <w:ilvl w:val="0"/>
                <w:numId w:val="14"/>
              </w:numPr>
              <w:autoSpaceDE w:val="0"/>
              <w:autoSpaceDN w:val="0"/>
              <w:adjustRightInd w:val="0"/>
              <w:jc w:val="both"/>
              <w:rPr>
                <w:rFonts w:ascii="標楷體" w:eastAsia="標楷體" w:hAnsi="標楷體" w:cs="微軟正黑體"/>
                <w:color w:val="000000"/>
                <w:kern w:val="0"/>
                <w:sz w:val="20"/>
                <w:szCs w:val="20"/>
              </w:rPr>
            </w:pPr>
            <w:r w:rsidRPr="00EA78AE">
              <w:rPr>
                <w:rFonts w:ascii="標楷體" w:eastAsia="標楷體" w:hAnsi="標楷體" w:cs="微軟正黑體" w:hint="eastAsia"/>
                <w:color w:val="000000" w:themeColor="text1"/>
                <w:kern w:val="0"/>
                <w:sz w:val="20"/>
                <w:szCs w:val="20"/>
              </w:rPr>
              <w:t>D</w:t>
            </w:r>
            <w:r w:rsidRPr="00EA78AE">
              <w:rPr>
                <w:rFonts w:ascii="標楷體" w:eastAsia="標楷體" w:hAnsi="標楷體" w:cs="微軟正黑體"/>
                <w:color w:val="000000" w:themeColor="text1"/>
                <w:kern w:val="0"/>
                <w:sz w:val="20"/>
                <w:szCs w:val="20"/>
              </w:rPr>
              <w:t>AWHO</w:t>
            </w:r>
            <w:r w:rsidRPr="00EA78AE">
              <w:rPr>
                <w:rFonts w:ascii="標楷體" w:eastAsia="標楷體" w:hAnsi="標楷體" w:cs="微軟正黑體" w:hint="eastAsia"/>
                <w:color w:val="000000" w:themeColor="text1"/>
                <w:kern w:val="0"/>
                <w:sz w:val="20"/>
                <w:szCs w:val="20"/>
              </w:rPr>
              <w:t>虎力旺</w:t>
            </w:r>
            <w:r w:rsidRPr="00EA78AE">
              <w:rPr>
                <w:rFonts w:ascii="標楷體" w:eastAsia="標楷體" w:hAnsi="標楷體" w:cs="微軟正黑體" w:hint="eastAsia"/>
                <w:color w:val="000000"/>
                <w:kern w:val="0"/>
                <w:sz w:val="20"/>
                <w:szCs w:val="20"/>
              </w:rPr>
              <w:t>-新臺幣200元：請參照虎力旺活動公告及活動注意事項。</w:t>
            </w:r>
          </w:p>
          <w:bookmarkEnd w:id="31"/>
          <w:p w14:paraId="7411EB3B" w14:textId="77777777" w:rsidR="00EA78AE" w:rsidRPr="00EA78AE" w:rsidRDefault="00EA78AE" w:rsidP="00EA78AE">
            <w:pPr>
              <w:autoSpaceDE w:val="0"/>
              <w:autoSpaceDN w:val="0"/>
              <w:adjustRightInd w:val="0"/>
              <w:jc w:val="both"/>
              <w:rPr>
                <w:rFonts w:ascii="標楷體" w:eastAsia="標楷體" w:hAnsi="標楷體" w:cs="微軟正黑體"/>
                <w:color w:val="000000"/>
                <w:kern w:val="0"/>
                <w:sz w:val="20"/>
                <w:szCs w:val="20"/>
              </w:rPr>
            </w:pPr>
            <w:r w:rsidRPr="00EA78AE">
              <w:rPr>
                <w:rFonts w:ascii="標楷體" w:eastAsia="標楷體" w:hAnsi="標楷體" w:cs="微軟正黑體" w:hint="eastAsia"/>
                <w:color w:val="000000"/>
                <w:kern w:val="0"/>
                <w:sz w:val="20"/>
                <w:szCs w:val="20"/>
              </w:rPr>
              <w:t>五、注意事項：</w:t>
            </w:r>
          </w:p>
          <w:p w14:paraId="6E7A3908" w14:textId="77777777" w:rsidR="00EA78AE" w:rsidRPr="00EA78AE" w:rsidRDefault="00EA78AE" w:rsidP="00EA78AE">
            <w:pPr>
              <w:numPr>
                <w:ilvl w:val="0"/>
                <w:numId w:val="13"/>
              </w:numPr>
              <w:rPr>
                <w:rFonts w:ascii="標楷體" w:eastAsia="標楷體" w:hAnsi="標楷體" w:cs="微軟正黑體"/>
                <w:color w:val="000000"/>
                <w:kern w:val="0"/>
                <w:sz w:val="20"/>
                <w:szCs w:val="20"/>
              </w:rPr>
            </w:pPr>
            <w:bookmarkStart w:id="32" w:name="_Hlk170809701"/>
            <w:bookmarkStart w:id="33" w:name="_Hlk170810313"/>
            <w:r w:rsidRPr="00EA78AE">
              <w:rPr>
                <w:rFonts w:ascii="標楷體" w:eastAsia="標楷體" w:hAnsi="標楷體" w:cs="微軟正黑體" w:hint="eastAsia"/>
                <w:color w:val="000000"/>
                <w:kern w:val="0"/>
                <w:sz w:val="20"/>
                <w:szCs w:val="20"/>
              </w:rPr>
              <w:t>登錄本活動時請勿同時開啟多個視窗，並請以半形英數字登錄。逾期未登錄或資料輸入錯誤者，視同放棄及未符合活動抽獎資格，恕無法補登參加；僅完成活動登錄、僅成為網銀會員或非本活動登錄、或非本活動受邀名單者，均不符合抽獎資格。</w:t>
            </w:r>
          </w:p>
          <w:p w14:paraId="61EAD8D2" w14:textId="77777777" w:rsidR="00EA78AE" w:rsidRPr="00EA78AE" w:rsidRDefault="00EA78AE" w:rsidP="00EA78AE">
            <w:pPr>
              <w:numPr>
                <w:ilvl w:val="0"/>
                <w:numId w:val="13"/>
              </w:numPr>
              <w:rPr>
                <w:rFonts w:ascii="標楷體" w:eastAsia="標楷體" w:hAnsi="標楷體" w:cs="微軟正黑體"/>
                <w:color w:val="000000"/>
                <w:kern w:val="0"/>
                <w:sz w:val="20"/>
                <w:szCs w:val="20"/>
              </w:rPr>
            </w:pPr>
            <w:r w:rsidRPr="00EA78AE">
              <w:rPr>
                <w:rFonts w:ascii="標楷體" w:eastAsia="標楷體" w:cs="標楷體" w:hint="eastAsia"/>
                <w:color w:val="000000"/>
                <w:kern w:val="0"/>
                <w:sz w:val="20"/>
                <w:szCs w:val="20"/>
              </w:rPr>
              <w:t>每位參加者僅限登錄活動一次。</w:t>
            </w:r>
          </w:p>
          <w:bookmarkEnd w:id="32"/>
          <w:p w14:paraId="098CE64E" w14:textId="77777777" w:rsidR="00EA78AE" w:rsidRPr="00EA78AE" w:rsidRDefault="00EA78AE" w:rsidP="00EA78AE">
            <w:pPr>
              <w:numPr>
                <w:ilvl w:val="0"/>
                <w:numId w:val="13"/>
              </w:numPr>
              <w:rPr>
                <w:rFonts w:ascii="標楷體" w:eastAsia="標楷體" w:hAnsi="標楷體" w:cs="微軟正黑體"/>
                <w:color w:val="000000"/>
                <w:kern w:val="0"/>
                <w:sz w:val="20"/>
                <w:szCs w:val="20"/>
              </w:rPr>
            </w:pPr>
            <w:r w:rsidRPr="00EA78AE">
              <w:rPr>
                <w:rFonts w:ascii="標楷體" w:eastAsia="標楷體" w:hAnsi="標楷體" w:cs="微軟正黑體" w:hint="eastAsia"/>
                <w:color w:val="000000"/>
                <w:kern w:val="0"/>
                <w:sz w:val="20"/>
                <w:szCs w:val="20"/>
              </w:rPr>
              <w:t>永豐銀行保留隨時修改、變更、終止或暫停本活動及替換其他等值品項權利，若有其他未盡事宜，以本活動網站公告為主。</w:t>
            </w:r>
          </w:p>
          <w:p w14:paraId="7D6BF508" w14:textId="77777777" w:rsidR="00EA78AE" w:rsidRPr="00EA78AE" w:rsidRDefault="00EA78AE" w:rsidP="00EA78AE">
            <w:pPr>
              <w:numPr>
                <w:ilvl w:val="0"/>
                <w:numId w:val="13"/>
              </w:numPr>
              <w:rPr>
                <w:rFonts w:ascii="標楷體" w:eastAsia="標楷體" w:hAnsi="標楷體" w:cs="微軟正黑體"/>
                <w:color w:val="000000"/>
                <w:kern w:val="0"/>
                <w:sz w:val="20"/>
                <w:szCs w:val="20"/>
              </w:rPr>
            </w:pPr>
            <w:r w:rsidRPr="00EA78AE">
              <w:rPr>
                <w:rFonts w:ascii="標楷體" w:eastAsia="標楷體" w:hAnsi="標楷體" w:cs="微軟正黑體" w:hint="eastAsia"/>
                <w:color w:val="000000"/>
                <w:kern w:val="0"/>
                <w:sz w:val="20"/>
                <w:szCs w:val="20"/>
              </w:rPr>
              <w:t>如有任何因電腦、網路、電話、技術或不可歸責永豐銀行之事由，而使參加者所提供之資料有遺失、錯誤、無法辨識或毀損等情況，永豐銀行不負任何法律責任，參加者亦不得因此異議。</w:t>
            </w:r>
          </w:p>
          <w:p w14:paraId="31A424AD" w14:textId="77777777" w:rsidR="00EA78AE" w:rsidRPr="00EA78AE" w:rsidRDefault="00EA78AE" w:rsidP="00EA78AE">
            <w:pPr>
              <w:numPr>
                <w:ilvl w:val="0"/>
                <w:numId w:val="13"/>
              </w:numPr>
              <w:rPr>
                <w:rFonts w:ascii="標楷體" w:eastAsia="標楷體" w:hAnsi="標楷體" w:cs="微軟正黑體"/>
                <w:color w:val="000000"/>
                <w:kern w:val="0"/>
                <w:sz w:val="20"/>
                <w:szCs w:val="20"/>
              </w:rPr>
            </w:pPr>
            <w:r w:rsidRPr="00EA78AE">
              <w:rPr>
                <w:rFonts w:ascii="標楷體" w:eastAsia="標楷體" w:hAnsi="標楷體" w:cs="微軟正黑體" w:hint="eastAsia"/>
                <w:color w:val="000000"/>
                <w:kern w:val="0"/>
                <w:sz w:val="20"/>
                <w:szCs w:val="20"/>
              </w:rPr>
              <w:t>本活動之活動登錄、成為網銀會員及首次登入等時點，均以永豐銀行電腦系統紀錄為準。永豐銀行有權檢視各項交易紀錄，若參加者有違反本活動注意事項之行為或涉及不正當得利及非法行為，永豐銀行除公告排除參與活動及回饋資格外，並對任何破壞活動之行為保留法律追訴權。</w:t>
            </w:r>
          </w:p>
          <w:p w14:paraId="011FC290" w14:textId="77777777" w:rsidR="00EA78AE" w:rsidRPr="00EA78AE" w:rsidRDefault="00EA78AE" w:rsidP="00EA78AE">
            <w:pPr>
              <w:numPr>
                <w:ilvl w:val="0"/>
                <w:numId w:val="13"/>
              </w:numPr>
              <w:rPr>
                <w:rFonts w:ascii="標楷體" w:eastAsia="標楷體" w:hAnsi="標楷體" w:cs="微軟正黑體"/>
                <w:color w:val="000000"/>
                <w:kern w:val="0"/>
                <w:sz w:val="20"/>
                <w:szCs w:val="20"/>
              </w:rPr>
            </w:pPr>
            <w:r w:rsidRPr="00EA78AE">
              <w:rPr>
                <w:rFonts w:ascii="標楷體" w:eastAsia="標楷體" w:hAnsi="標楷體" w:cs="微軟正黑體" w:hint="eastAsia"/>
                <w:color w:val="000000"/>
                <w:kern w:val="0"/>
                <w:sz w:val="20"/>
                <w:szCs w:val="20"/>
              </w:rPr>
              <w:t>依中華民國所得稅法規定，得獎人如為中華民國境內居住之個人，競</w:t>
            </w:r>
            <w:r w:rsidRPr="00EA78AE">
              <w:rPr>
                <w:rFonts w:ascii="標楷體" w:eastAsia="標楷體" w:hAnsi="標楷體" w:cs="微軟正黑體" w:hint="eastAsia"/>
                <w:color w:val="000000"/>
                <w:kern w:val="0"/>
                <w:sz w:val="20"/>
                <w:szCs w:val="20"/>
              </w:rPr>
              <w:lastRenderedPageBreak/>
              <w:t>技競賽及機會中獎年度累積金額（價值）超過新臺幣(以下同)1,000元者，將併入得獎人個人年度綜合所得稅申報，得獎金額超過20,000元時，需預先扣繳10%所得稅；得獎人如非中華民國境內居住之個人，無論中獎金額多寡，一律預先按中獎金額扣繳20%，並於代扣稅款十日內辦理扣繳憑單申報。若得獎人不願提供相關資料或未繳納應繳稅額導致無法領取活動贈品等相關事宜者，即視為自動放棄回饋資格，事後不得再提出其他任何要求。</w:t>
            </w:r>
          </w:p>
          <w:p w14:paraId="3A77CD41" w14:textId="77777777" w:rsidR="00EA78AE" w:rsidRPr="00EA78AE" w:rsidRDefault="00EA78AE" w:rsidP="00EA78AE">
            <w:pPr>
              <w:numPr>
                <w:ilvl w:val="0"/>
                <w:numId w:val="13"/>
              </w:numPr>
              <w:rPr>
                <w:rFonts w:ascii="標楷體" w:eastAsia="標楷體" w:hAnsi="標楷體" w:cs="微軟正黑體"/>
                <w:color w:val="000000"/>
                <w:kern w:val="0"/>
                <w:sz w:val="20"/>
                <w:szCs w:val="20"/>
              </w:rPr>
            </w:pPr>
            <w:r w:rsidRPr="00EA78AE">
              <w:rPr>
                <w:rFonts w:ascii="標楷體" w:eastAsia="標楷體" w:hAnsi="標楷體" w:cs="微軟正黑體" w:hint="eastAsia"/>
                <w:color w:val="000000"/>
                <w:kern w:val="0"/>
                <w:sz w:val="20"/>
                <w:szCs w:val="20"/>
              </w:rPr>
              <w:t>個資告知事項：本活動參加者瞭解及同意永豐銀行為行銷及辦理本活動之需要進行蒐集、處理及利用其個人資料。永豐銀行本於誠實信用原則及必要性原則蒐集、處理或利用參加者於本網路登載及基於上開特定目的與永豐銀行往來之個人資料。請詳閱「</w:t>
            </w:r>
            <w:hyperlink r:id="rId14" w:history="1">
              <w:r w:rsidRPr="00EA78AE">
                <w:rPr>
                  <w:rFonts w:ascii="標楷體" w:eastAsia="標楷體" w:hAnsi="標楷體" w:cs="微軟正黑體" w:hint="eastAsia"/>
                  <w:color w:val="0563C1" w:themeColor="hyperlink"/>
                  <w:kern w:val="0"/>
                  <w:sz w:val="20"/>
                  <w:szCs w:val="20"/>
                  <w:u w:val="single"/>
                </w:rPr>
                <w:t>永豐銀行個人資料蒐集、處理及利用告知義務內容</w:t>
              </w:r>
            </w:hyperlink>
            <w:r w:rsidRPr="00EA78AE">
              <w:rPr>
                <w:rFonts w:ascii="標楷體" w:eastAsia="標楷體" w:hAnsi="標楷體" w:cs="微軟正黑體" w:hint="eastAsia"/>
                <w:color w:val="000000"/>
                <w:kern w:val="0"/>
                <w:sz w:val="20"/>
                <w:szCs w:val="20"/>
              </w:rPr>
              <w:t>」、「</w:t>
            </w:r>
            <w:hyperlink r:id="rId15" w:history="1">
              <w:r w:rsidRPr="00EA78AE">
                <w:rPr>
                  <w:rFonts w:ascii="標楷體" w:eastAsia="標楷體" w:hAnsi="標楷體" w:cs="微軟正黑體" w:hint="eastAsia"/>
                  <w:color w:val="0563C1" w:themeColor="hyperlink"/>
                  <w:kern w:val="0"/>
                  <w:sz w:val="20"/>
                  <w:szCs w:val="20"/>
                  <w:u w:val="single"/>
                </w:rPr>
                <w:t>隱私權保護聲明</w:t>
              </w:r>
            </w:hyperlink>
            <w:r w:rsidRPr="00EA78AE">
              <w:rPr>
                <w:rFonts w:ascii="標楷體" w:eastAsia="標楷體" w:hAnsi="標楷體" w:cs="微軟正黑體" w:hint="eastAsia"/>
                <w:color w:val="000000"/>
                <w:kern w:val="0"/>
                <w:sz w:val="20"/>
                <w:szCs w:val="20"/>
              </w:rPr>
              <w:t>」。</w:t>
            </w:r>
          </w:p>
          <w:p w14:paraId="210A0045" w14:textId="77777777" w:rsidR="00EA78AE" w:rsidRPr="00EA78AE" w:rsidRDefault="00EA78AE" w:rsidP="00EA78AE">
            <w:pPr>
              <w:numPr>
                <w:ilvl w:val="0"/>
                <w:numId w:val="13"/>
              </w:numPr>
              <w:rPr>
                <w:rFonts w:ascii="標楷體" w:eastAsia="標楷體" w:hAnsi="標楷體" w:cs="微軟正黑體"/>
                <w:color w:val="000000"/>
                <w:kern w:val="0"/>
                <w:sz w:val="20"/>
                <w:szCs w:val="20"/>
              </w:rPr>
            </w:pPr>
            <w:r w:rsidRPr="00EA78AE">
              <w:rPr>
                <w:rFonts w:ascii="標楷體" w:eastAsia="標楷體" w:hAnsi="標楷體" w:cs="微軟正黑體" w:hint="eastAsia"/>
                <w:color w:val="000000"/>
                <w:kern w:val="0"/>
                <w:sz w:val="20"/>
                <w:szCs w:val="20"/>
              </w:rPr>
              <w:t>本活動之參加者限居住於臺、澎、金、馬地區之本國自然人參加，資料若有不實，將取消其參加及回饋資格，永豐銀行保留審核參加者參加資格之權利。</w:t>
            </w:r>
          </w:p>
          <w:p w14:paraId="17B92B37" w14:textId="77777777" w:rsidR="00EA78AE" w:rsidRPr="00EA78AE" w:rsidRDefault="00EA78AE" w:rsidP="00EA78AE">
            <w:pPr>
              <w:numPr>
                <w:ilvl w:val="0"/>
                <w:numId w:val="13"/>
              </w:numPr>
              <w:rPr>
                <w:rFonts w:ascii="標楷體" w:eastAsia="標楷體" w:hAnsi="標楷體" w:cs="微軟正黑體"/>
                <w:color w:val="000000"/>
                <w:kern w:val="0"/>
                <w:sz w:val="20"/>
                <w:szCs w:val="20"/>
              </w:rPr>
            </w:pPr>
            <w:r w:rsidRPr="00EA78AE">
              <w:rPr>
                <w:rFonts w:ascii="標楷體" w:eastAsia="標楷體" w:hAnsi="標楷體" w:cs="微軟正黑體" w:hint="eastAsia"/>
                <w:color w:val="000000"/>
                <w:kern w:val="0"/>
                <w:sz w:val="20"/>
                <w:szCs w:val="20"/>
              </w:rPr>
              <w:t>如對本活動有任何疑問與建議，請電洽永豐銀行24小時客服專線：02-2505-9999 / 0203-08989，我們將盡速回覆。</w:t>
            </w:r>
            <w:bookmarkEnd w:id="33"/>
          </w:p>
          <w:p w14:paraId="297CB4EB" w14:textId="0A7D3138" w:rsidR="00EA78AE" w:rsidRPr="00EA78AE" w:rsidRDefault="00EA78AE" w:rsidP="00EA78AE">
            <w:pPr>
              <w:rPr>
                <w:rFonts w:ascii="微軟正黑體" w:eastAsia="微軟正黑體" w:hAnsi="微軟正黑體"/>
                <w:sz w:val="20"/>
                <w:szCs w:val="20"/>
              </w:rPr>
            </w:pPr>
          </w:p>
        </w:tc>
        <w:tc>
          <w:tcPr>
            <w:tcW w:w="4180" w:type="dxa"/>
            <w:gridSpan w:val="4"/>
            <w:tcBorders>
              <w:top w:val="single" w:sz="4" w:space="0" w:color="auto"/>
              <w:left w:val="single" w:sz="4" w:space="0" w:color="auto"/>
              <w:bottom w:val="single" w:sz="4" w:space="0" w:color="auto"/>
              <w:right w:val="single" w:sz="4" w:space="0" w:color="auto"/>
            </w:tcBorders>
            <w:shd w:val="clear" w:color="auto" w:fill="auto"/>
          </w:tcPr>
          <w:p w14:paraId="74990BEC" w14:textId="0A9C0A2C" w:rsidR="000117E8" w:rsidRPr="000117E8" w:rsidRDefault="000117E8" w:rsidP="000117E8">
            <w:pPr>
              <w:autoSpaceDE w:val="0"/>
              <w:autoSpaceDN w:val="0"/>
              <w:adjustRightInd w:val="0"/>
              <w:jc w:val="both"/>
              <w:rPr>
                <w:rFonts w:ascii="標楷體" w:eastAsia="標楷體" w:hAnsi="標楷體" w:cs="微軟正黑體"/>
                <w:color w:val="000000"/>
                <w:kern w:val="0"/>
                <w:sz w:val="20"/>
                <w:szCs w:val="20"/>
              </w:rPr>
            </w:pPr>
            <w:r w:rsidRPr="000117E8">
              <w:rPr>
                <w:rFonts w:ascii="標楷體" w:eastAsia="標楷體" w:hAnsi="標楷體" w:cs="微軟正黑體" w:hint="eastAsia"/>
                <w:color w:val="000000"/>
                <w:kern w:val="0"/>
                <w:sz w:val="20"/>
                <w:szCs w:val="20"/>
              </w:rPr>
              <w:lastRenderedPageBreak/>
              <w:t>一、活動名稱</w:t>
            </w:r>
            <w:r>
              <w:rPr>
                <w:rFonts w:ascii="標楷體" w:eastAsia="標楷體" w:hAnsi="標楷體" w:cs="微軟正黑體" w:hint="eastAsia"/>
                <w:color w:val="000000"/>
                <w:kern w:val="0"/>
                <w:sz w:val="20"/>
                <w:szCs w:val="20"/>
              </w:rPr>
              <w:t>：「</w:t>
            </w:r>
            <w:r w:rsidRPr="000117E8">
              <w:rPr>
                <w:rFonts w:ascii="標楷體" w:eastAsia="標楷體" w:hAnsi="標楷體" w:cs="微軟正黑體" w:hint="eastAsia"/>
                <w:color w:val="000000"/>
                <w:kern w:val="0"/>
                <w:sz w:val="20"/>
                <w:szCs w:val="20"/>
              </w:rPr>
              <w:t>卡友完成任務抽 輕便旅行組」活動</w:t>
            </w:r>
          </w:p>
          <w:p w14:paraId="2E6B65A1" w14:textId="77777777" w:rsidR="000117E8" w:rsidRPr="000117E8" w:rsidRDefault="000117E8" w:rsidP="000117E8">
            <w:pPr>
              <w:autoSpaceDE w:val="0"/>
              <w:autoSpaceDN w:val="0"/>
              <w:adjustRightInd w:val="0"/>
              <w:jc w:val="both"/>
              <w:rPr>
                <w:rFonts w:ascii="標楷體" w:eastAsia="標楷體" w:hAnsi="標楷體" w:cs="微軟正黑體"/>
                <w:color w:val="000000"/>
                <w:kern w:val="0"/>
                <w:sz w:val="20"/>
                <w:szCs w:val="20"/>
              </w:rPr>
            </w:pPr>
            <w:r w:rsidRPr="000117E8">
              <w:rPr>
                <w:rFonts w:ascii="標楷體" w:eastAsia="標楷體" w:hAnsi="標楷體" w:cs="微軟正黑體" w:hint="eastAsia"/>
                <w:color w:val="000000"/>
                <w:kern w:val="0"/>
                <w:sz w:val="20"/>
                <w:szCs w:val="20"/>
              </w:rPr>
              <w:t>二、活動期間：即日起-</w:t>
            </w:r>
            <w:r w:rsidRPr="000117E8">
              <w:rPr>
                <w:rFonts w:ascii="標楷體" w:eastAsia="標楷體" w:hAnsi="標楷體" w:cs="微軟正黑體"/>
                <w:color w:val="000000"/>
                <w:kern w:val="0"/>
                <w:sz w:val="20"/>
                <w:szCs w:val="20"/>
              </w:rPr>
              <w:t>202</w:t>
            </w:r>
            <w:r w:rsidRPr="000117E8">
              <w:rPr>
                <w:rFonts w:ascii="標楷體" w:eastAsia="標楷體" w:hAnsi="標楷體" w:cs="微軟正黑體" w:hint="eastAsia"/>
                <w:color w:val="000000"/>
                <w:kern w:val="0"/>
                <w:sz w:val="20"/>
                <w:szCs w:val="20"/>
              </w:rPr>
              <w:t>4/11/30。</w:t>
            </w:r>
          </w:p>
          <w:p w14:paraId="6926A5EE" w14:textId="77777777" w:rsidR="000117E8" w:rsidRPr="000117E8" w:rsidRDefault="000117E8" w:rsidP="000117E8">
            <w:pPr>
              <w:autoSpaceDE w:val="0"/>
              <w:autoSpaceDN w:val="0"/>
              <w:adjustRightInd w:val="0"/>
              <w:jc w:val="both"/>
              <w:rPr>
                <w:rFonts w:ascii="標楷體" w:eastAsia="標楷體" w:hAnsi="標楷體" w:cs="微軟正黑體"/>
                <w:color w:val="000000"/>
                <w:kern w:val="0"/>
                <w:sz w:val="20"/>
                <w:szCs w:val="20"/>
              </w:rPr>
            </w:pPr>
            <w:r w:rsidRPr="000117E8">
              <w:rPr>
                <w:rFonts w:ascii="標楷體" w:eastAsia="標楷體" w:hAnsi="標楷體" w:cs="微軟正黑體" w:hint="eastAsia"/>
                <w:color w:val="000000"/>
                <w:kern w:val="0"/>
                <w:sz w:val="20"/>
                <w:szCs w:val="20"/>
              </w:rPr>
              <w:t>三、活動對象：永豐銀行新卡友。（不限卡別）</w:t>
            </w:r>
          </w:p>
          <w:p w14:paraId="0AB89081" w14:textId="77777777" w:rsidR="000117E8" w:rsidRPr="000117E8" w:rsidRDefault="000117E8" w:rsidP="000117E8">
            <w:pPr>
              <w:autoSpaceDE w:val="0"/>
              <w:autoSpaceDN w:val="0"/>
              <w:adjustRightInd w:val="0"/>
              <w:jc w:val="both"/>
              <w:rPr>
                <w:rFonts w:ascii="標楷體" w:eastAsia="標楷體" w:hAnsi="標楷體" w:cs="微軟正黑體"/>
                <w:color w:val="000000"/>
                <w:kern w:val="0"/>
                <w:sz w:val="20"/>
                <w:szCs w:val="20"/>
              </w:rPr>
            </w:pPr>
            <w:r w:rsidRPr="000117E8">
              <w:rPr>
                <w:rFonts w:ascii="標楷體" w:eastAsia="標楷體" w:hAnsi="標楷體" w:cs="微軟正黑體" w:hint="eastAsia"/>
                <w:color w:val="000000"/>
                <w:kern w:val="0"/>
                <w:sz w:val="20"/>
                <w:szCs w:val="20"/>
              </w:rPr>
              <w:t>四、活動說明：</w:t>
            </w:r>
          </w:p>
          <w:p w14:paraId="658C4DB2" w14:textId="77777777" w:rsidR="000117E8" w:rsidRPr="000117E8" w:rsidRDefault="000117E8" w:rsidP="000117E8">
            <w:pPr>
              <w:autoSpaceDE w:val="0"/>
              <w:autoSpaceDN w:val="0"/>
              <w:adjustRightInd w:val="0"/>
              <w:ind w:leftChars="100" w:left="240"/>
              <w:jc w:val="both"/>
              <w:rPr>
                <w:rFonts w:ascii="標楷體" w:eastAsia="標楷體" w:hAnsi="標楷體" w:cs="微軟正黑體"/>
                <w:color w:val="000000"/>
                <w:kern w:val="0"/>
                <w:sz w:val="20"/>
                <w:szCs w:val="20"/>
              </w:rPr>
            </w:pPr>
            <w:r w:rsidRPr="000117E8">
              <w:rPr>
                <w:rFonts w:ascii="標楷體" w:eastAsia="標楷體" w:hAnsi="標楷體" w:cs="微軟正黑體"/>
                <w:color w:val="000000"/>
                <w:kern w:val="0"/>
                <w:sz w:val="20"/>
                <w:szCs w:val="20"/>
              </w:rPr>
              <w:t>(</w:t>
            </w:r>
            <w:r w:rsidRPr="000117E8">
              <w:rPr>
                <w:rFonts w:ascii="標楷體" w:eastAsia="標楷體" w:hAnsi="標楷體" w:cs="微軟正黑體" w:hint="eastAsia"/>
                <w:color w:val="000000"/>
                <w:kern w:val="0"/>
                <w:sz w:val="20"/>
                <w:szCs w:val="20"/>
              </w:rPr>
              <w:t>一</w:t>
            </w:r>
            <w:r w:rsidRPr="000117E8">
              <w:rPr>
                <w:rFonts w:ascii="標楷體" w:eastAsia="標楷體" w:hAnsi="標楷體" w:cs="微軟正黑體"/>
                <w:color w:val="000000"/>
                <w:kern w:val="0"/>
                <w:sz w:val="20"/>
                <w:szCs w:val="20"/>
              </w:rPr>
              <w:t xml:space="preserve">) </w:t>
            </w:r>
            <w:r w:rsidRPr="000117E8">
              <w:rPr>
                <w:rFonts w:ascii="標楷體" w:eastAsia="標楷體" w:hAnsi="標楷體" w:cs="微軟正黑體" w:hint="eastAsia"/>
                <w:color w:val="000000"/>
                <w:kern w:val="0"/>
                <w:sz w:val="20"/>
                <w:szCs w:val="20"/>
              </w:rPr>
              <w:t>活動資格:</w:t>
            </w:r>
            <w:r w:rsidRPr="000117E8">
              <w:rPr>
                <w:rFonts w:ascii="微軟正黑體" w:eastAsia="微軟正黑體" w:cs="微軟正黑體" w:hint="eastAsia"/>
                <w:color w:val="000000"/>
                <w:kern w:val="0"/>
                <w:sz w:val="20"/>
                <w:szCs w:val="20"/>
              </w:rPr>
              <w:t xml:space="preserve"> </w:t>
            </w:r>
            <w:r w:rsidRPr="000117E8">
              <w:rPr>
                <w:rFonts w:ascii="標楷體" w:eastAsia="標楷體" w:hAnsi="標楷體" w:cs="微軟正黑體" w:hint="eastAsia"/>
                <w:color w:val="000000"/>
                <w:kern w:val="0"/>
                <w:sz w:val="20"/>
                <w:szCs w:val="20"/>
              </w:rPr>
              <w:t>新申辦永豐銀行任一信用卡，開卡30天內尚未登入永豐任一數位通路之新卡友。（以下簡稱參加者）</w:t>
            </w:r>
          </w:p>
          <w:p w14:paraId="528DA5A4" w14:textId="77777777" w:rsidR="000117E8" w:rsidRPr="000117E8" w:rsidRDefault="000117E8" w:rsidP="000117E8">
            <w:pPr>
              <w:autoSpaceDE w:val="0"/>
              <w:autoSpaceDN w:val="0"/>
              <w:adjustRightInd w:val="0"/>
              <w:ind w:leftChars="100" w:left="240"/>
              <w:jc w:val="both"/>
              <w:rPr>
                <w:rFonts w:ascii="標楷體" w:eastAsia="標楷體" w:hAnsi="標楷體" w:cs="微軟正黑體"/>
                <w:color w:val="000000"/>
                <w:kern w:val="0"/>
                <w:sz w:val="20"/>
                <w:szCs w:val="20"/>
              </w:rPr>
            </w:pPr>
            <w:r w:rsidRPr="000117E8">
              <w:rPr>
                <w:rFonts w:ascii="標楷體" w:eastAsia="標楷體" w:hAnsi="標楷體" w:cs="微軟正黑體" w:hint="eastAsia"/>
                <w:color w:val="000000"/>
                <w:kern w:val="0"/>
                <w:sz w:val="20"/>
                <w:szCs w:val="20"/>
              </w:rPr>
              <w:t>(二) 活動內容：</w:t>
            </w:r>
          </w:p>
          <w:p w14:paraId="1F1867B6" w14:textId="77777777" w:rsidR="000117E8" w:rsidRPr="000117E8" w:rsidRDefault="000117E8" w:rsidP="000117E8">
            <w:pPr>
              <w:numPr>
                <w:ilvl w:val="0"/>
                <w:numId w:val="16"/>
              </w:numPr>
              <w:rPr>
                <w:rFonts w:ascii="標楷體" w:eastAsia="標楷體" w:hAnsi="標楷體"/>
                <w:color w:val="000000" w:themeColor="text1"/>
                <w:sz w:val="20"/>
                <w:szCs w:val="20"/>
              </w:rPr>
            </w:pPr>
            <w:r w:rsidRPr="000117E8">
              <w:rPr>
                <w:rFonts w:ascii="標楷體" w:eastAsia="標楷體" w:hAnsi="標楷體" w:hint="eastAsia"/>
                <w:color w:val="000000" w:themeColor="text1"/>
                <w:sz w:val="20"/>
                <w:szCs w:val="20"/>
              </w:rPr>
              <w:t>活動期間內，</w:t>
            </w:r>
            <w:r w:rsidRPr="000117E8">
              <w:rPr>
                <w:rFonts w:ascii="標楷體" w:eastAsia="標楷體" w:hAnsi="標楷體" w:hint="eastAsia"/>
                <w:sz w:val="20"/>
                <w:szCs w:val="20"/>
              </w:rPr>
              <w:t>參加者首次成為網銀會員且完成活動登錄，並且在永豐銀行任一數位通路首次登入成功（永豐銀行數位通路包含「永豐行動銀行APP」 、「大戶DAWHO APP」 和「MMA金融交易網」)</w:t>
            </w:r>
            <w:r w:rsidRPr="000117E8">
              <w:rPr>
                <w:rFonts w:ascii="標楷體" w:eastAsia="標楷體" w:hAnsi="標楷體" w:hint="eastAsia"/>
                <w:color w:val="000000" w:themeColor="text1"/>
                <w:sz w:val="20"/>
                <w:szCs w:val="20"/>
              </w:rPr>
              <w:t>，即符合「輕便旅行組」抽獎資格，每戶抽獎機會限一次 (限量30組)。</w:t>
            </w:r>
          </w:p>
          <w:p w14:paraId="064F7083" w14:textId="77777777" w:rsidR="000117E8" w:rsidRPr="000117E8" w:rsidRDefault="000117E8" w:rsidP="000117E8">
            <w:pPr>
              <w:autoSpaceDE w:val="0"/>
              <w:autoSpaceDN w:val="0"/>
              <w:adjustRightInd w:val="0"/>
              <w:ind w:leftChars="100" w:left="240"/>
              <w:jc w:val="both"/>
              <w:rPr>
                <w:rFonts w:ascii="標楷體" w:eastAsia="標楷體" w:hAnsi="標楷體" w:cs="微軟正黑體"/>
                <w:color w:val="000000"/>
                <w:kern w:val="0"/>
                <w:sz w:val="20"/>
                <w:szCs w:val="20"/>
              </w:rPr>
            </w:pPr>
            <w:r w:rsidRPr="000117E8">
              <w:rPr>
                <w:rFonts w:ascii="標楷體" w:eastAsia="標楷體" w:hAnsi="標楷體" w:cs="微軟正黑體" w:hint="eastAsia"/>
                <w:color w:val="000000"/>
                <w:kern w:val="0"/>
                <w:sz w:val="20"/>
                <w:szCs w:val="20"/>
              </w:rPr>
              <w:t>(三</w:t>
            </w:r>
            <w:r w:rsidRPr="000117E8">
              <w:rPr>
                <w:rFonts w:ascii="標楷體" w:eastAsia="標楷體" w:hAnsi="標楷體" w:cs="微軟正黑體"/>
                <w:color w:val="000000"/>
                <w:kern w:val="0"/>
                <w:sz w:val="20"/>
                <w:szCs w:val="20"/>
              </w:rPr>
              <w:t>)</w:t>
            </w:r>
            <w:r w:rsidRPr="000117E8">
              <w:rPr>
                <w:rFonts w:ascii="標楷體" w:eastAsia="標楷體" w:hAnsi="標楷體" w:cs="微軟正黑體" w:hint="eastAsia"/>
                <w:color w:val="000000"/>
                <w:kern w:val="0"/>
                <w:sz w:val="20"/>
                <w:szCs w:val="20"/>
              </w:rPr>
              <w:t xml:space="preserve"> 抽獎方式：</w:t>
            </w:r>
            <w:r w:rsidRPr="000117E8">
              <w:rPr>
                <w:rFonts w:ascii="標楷體" w:eastAsia="標楷體" w:hAnsi="標楷體" w:cs="微軟正黑體"/>
                <w:color w:val="000000"/>
                <w:kern w:val="0"/>
                <w:sz w:val="20"/>
                <w:szCs w:val="20"/>
              </w:rPr>
              <w:t xml:space="preserve"> </w:t>
            </w:r>
          </w:p>
          <w:p w14:paraId="309BF854" w14:textId="60A72883" w:rsidR="000117E8" w:rsidRDefault="000117E8" w:rsidP="00E566A9">
            <w:pPr>
              <w:pStyle w:val="a3"/>
              <w:numPr>
                <w:ilvl w:val="0"/>
                <w:numId w:val="17"/>
              </w:numPr>
              <w:autoSpaceDE w:val="0"/>
              <w:autoSpaceDN w:val="0"/>
              <w:adjustRightInd w:val="0"/>
              <w:ind w:leftChars="0"/>
              <w:jc w:val="both"/>
              <w:rPr>
                <w:rFonts w:ascii="標楷體" w:eastAsia="標楷體" w:hAnsi="標楷體" w:cs="微軟正黑體"/>
                <w:color w:val="000000"/>
                <w:kern w:val="0"/>
                <w:sz w:val="20"/>
                <w:szCs w:val="20"/>
              </w:rPr>
            </w:pPr>
            <w:r w:rsidRPr="00E566A9">
              <w:rPr>
                <w:rFonts w:ascii="標楷體" w:eastAsia="標楷體" w:hAnsi="標楷體" w:cs="微軟正黑體" w:hint="eastAsia"/>
                <w:color w:val="000000"/>
                <w:kern w:val="0"/>
                <w:sz w:val="20"/>
                <w:szCs w:val="20"/>
              </w:rPr>
              <w:t>本活動結束後，統一於2024年1</w:t>
            </w:r>
            <w:r w:rsidRPr="00E566A9">
              <w:rPr>
                <w:rFonts w:ascii="標楷體" w:eastAsia="標楷體" w:hAnsi="標楷體" w:cs="微軟正黑體"/>
                <w:color w:val="000000"/>
                <w:kern w:val="0"/>
                <w:sz w:val="20"/>
                <w:szCs w:val="20"/>
              </w:rPr>
              <w:t>2</w:t>
            </w:r>
            <w:r w:rsidRPr="00E566A9">
              <w:rPr>
                <w:rFonts w:ascii="標楷體" w:eastAsia="標楷體" w:hAnsi="標楷體" w:cs="微軟正黑體" w:hint="eastAsia"/>
                <w:color w:val="000000"/>
                <w:kern w:val="0"/>
                <w:sz w:val="20"/>
                <w:szCs w:val="20"/>
              </w:rPr>
              <w:t>月1</w:t>
            </w:r>
            <w:r w:rsidRPr="00E566A9">
              <w:rPr>
                <w:rFonts w:ascii="標楷體" w:eastAsia="標楷體" w:hAnsi="標楷體" w:cs="微軟正黑體"/>
                <w:color w:val="000000"/>
                <w:kern w:val="0"/>
                <w:sz w:val="20"/>
                <w:szCs w:val="20"/>
              </w:rPr>
              <w:t>3</w:t>
            </w:r>
            <w:r w:rsidRPr="00E566A9">
              <w:rPr>
                <w:rFonts w:ascii="標楷體" w:eastAsia="標楷體" w:hAnsi="標楷體" w:cs="微軟正黑體" w:hint="eastAsia"/>
                <w:color w:val="000000"/>
                <w:kern w:val="0"/>
                <w:sz w:val="20"/>
                <w:szCs w:val="20"/>
              </w:rPr>
              <w:t>日前抽出並公告得獎名單，並公告於本活動網頁。</w:t>
            </w:r>
          </w:p>
          <w:p w14:paraId="6A9284D5" w14:textId="77777777" w:rsidR="000117E8" w:rsidRPr="00E566A9" w:rsidRDefault="000117E8" w:rsidP="00E566A9">
            <w:pPr>
              <w:pStyle w:val="a3"/>
              <w:numPr>
                <w:ilvl w:val="0"/>
                <w:numId w:val="17"/>
              </w:numPr>
              <w:autoSpaceDE w:val="0"/>
              <w:autoSpaceDN w:val="0"/>
              <w:adjustRightInd w:val="0"/>
              <w:ind w:leftChars="0"/>
              <w:jc w:val="both"/>
              <w:rPr>
                <w:rFonts w:ascii="標楷體" w:eastAsia="標楷體" w:hAnsi="標楷體" w:cs="微軟正黑體"/>
                <w:color w:val="000000"/>
                <w:kern w:val="0"/>
                <w:sz w:val="20"/>
                <w:szCs w:val="20"/>
              </w:rPr>
            </w:pPr>
            <w:r w:rsidRPr="00E566A9">
              <w:rPr>
                <w:rFonts w:ascii="標楷體" w:eastAsia="標楷體" w:hAnsi="標楷體" w:cs="微軟正黑體" w:hint="eastAsia"/>
                <w:color w:val="000000" w:themeColor="text1"/>
                <w:kern w:val="0"/>
                <w:sz w:val="20"/>
                <w:szCs w:val="20"/>
              </w:rPr>
              <w:t>獎項說明：輕便旅行組(漁夫帽*</w:t>
            </w:r>
            <w:r w:rsidRPr="00E566A9">
              <w:rPr>
                <w:rFonts w:ascii="標楷體" w:eastAsia="標楷體" w:hAnsi="標楷體" w:cs="微軟正黑體"/>
                <w:color w:val="000000" w:themeColor="text1"/>
                <w:kern w:val="0"/>
                <w:sz w:val="20"/>
                <w:szCs w:val="20"/>
              </w:rPr>
              <w:t>1</w:t>
            </w:r>
            <w:r w:rsidRPr="00E566A9">
              <w:rPr>
                <w:rFonts w:ascii="標楷體" w:eastAsia="標楷體" w:hAnsi="標楷體" w:cs="微軟正黑體" w:hint="eastAsia"/>
                <w:color w:val="000000" w:themeColor="text1"/>
                <w:kern w:val="0"/>
                <w:sz w:val="20"/>
                <w:szCs w:val="20"/>
              </w:rPr>
              <w:t>、小後背包*1，市價NT$</w:t>
            </w:r>
            <w:r w:rsidRPr="00E566A9">
              <w:rPr>
                <w:rFonts w:ascii="標楷體" w:eastAsia="標楷體" w:hAnsi="標楷體" w:cs="微軟正黑體"/>
                <w:color w:val="000000" w:themeColor="text1"/>
                <w:kern w:val="0"/>
                <w:sz w:val="20"/>
                <w:szCs w:val="20"/>
              </w:rPr>
              <w:t>1,</w:t>
            </w:r>
            <w:r w:rsidRPr="00E566A9">
              <w:rPr>
                <w:rFonts w:ascii="標楷體" w:eastAsia="標楷體" w:hAnsi="標楷體" w:cs="微軟正黑體" w:hint="eastAsia"/>
                <w:color w:val="000000" w:themeColor="text1"/>
                <w:kern w:val="0"/>
                <w:sz w:val="20"/>
                <w:szCs w:val="20"/>
              </w:rPr>
              <w:t>3</w:t>
            </w:r>
            <w:r w:rsidRPr="00E566A9">
              <w:rPr>
                <w:rFonts w:ascii="標楷體" w:eastAsia="標楷體" w:hAnsi="標楷體" w:cs="微軟正黑體"/>
                <w:color w:val="000000" w:themeColor="text1"/>
                <w:kern w:val="0"/>
                <w:sz w:val="20"/>
                <w:szCs w:val="20"/>
              </w:rPr>
              <w:t>0</w:t>
            </w:r>
            <w:r w:rsidRPr="00E566A9">
              <w:rPr>
                <w:rFonts w:ascii="標楷體" w:eastAsia="標楷體" w:hAnsi="標楷體" w:cs="微軟正黑體" w:hint="eastAsia"/>
                <w:color w:val="000000" w:themeColor="text1"/>
                <w:kern w:val="0"/>
                <w:sz w:val="20"/>
                <w:szCs w:val="20"/>
              </w:rPr>
              <w:t xml:space="preserve">2) </w:t>
            </w:r>
            <w:r w:rsidRPr="00E566A9">
              <w:rPr>
                <w:rFonts w:ascii="標楷體" w:eastAsia="標楷體" w:hAnsi="標楷體" w:cs="微軟正黑體"/>
                <w:color w:val="000000" w:themeColor="text1"/>
                <w:kern w:val="0"/>
                <w:sz w:val="20"/>
                <w:szCs w:val="20"/>
              </w:rPr>
              <w:t>30</w:t>
            </w:r>
            <w:r w:rsidRPr="00E566A9">
              <w:rPr>
                <w:rFonts w:ascii="標楷體" w:eastAsia="標楷體" w:hAnsi="標楷體" w:cs="微軟正黑體" w:hint="eastAsia"/>
                <w:color w:val="000000" w:themeColor="text1"/>
                <w:kern w:val="0"/>
                <w:sz w:val="20"/>
                <w:szCs w:val="20"/>
              </w:rPr>
              <w:t>名</w:t>
            </w:r>
            <w:r w:rsidRPr="00E566A9">
              <w:rPr>
                <w:rFonts w:ascii="標楷體" w:eastAsia="標楷體" w:hAnsi="標楷體" w:cs="微軟正黑體" w:hint="eastAsia"/>
                <w:color w:val="000000"/>
                <w:kern w:val="0"/>
                <w:sz w:val="20"/>
                <w:szCs w:val="20"/>
              </w:rPr>
              <w:t>。</w:t>
            </w:r>
          </w:p>
          <w:p w14:paraId="11FEC2D0" w14:textId="77777777" w:rsidR="000117E8" w:rsidRPr="000117E8" w:rsidRDefault="000117E8" w:rsidP="000117E8">
            <w:pPr>
              <w:numPr>
                <w:ilvl w:val="0"/>
                <w:numId w:val="14"/>
              </w:numPr>
              <w:autoSpaceDE w:val="0"/>
              <w:autoSpaceDN w:val="0"/>
              <w:adjustRightInd w:val="0"/>
              <w:jc w:val="both"/>
              <w:rPr>
                <w:rFonts w:ascii="標楷體" w:eastAsia="標楷體" w:hAnsi="標楷體" w:cs="微軟正黑體"/>
                <w:color w:val="000000"/>
                <w:kern w:val="0"/>
                <w:sz w:val="20"/>
                <w:szCs w:val="20"/>
              </w:rPr>
            </w:pPr>
            <w:r w:rsidRPr="000117E8">
              <w:rPr>
                <w:rFonts w:ascii="標楷體" w:eastAsia="標楷體" w:hAnsi="標楷體" w:cs="微軟正黑體" w:hint="eastAsia"/>
                <w:color w:val="000000"/>
                <w:kern w:val="0"/>
                <w:sz w:val="20"/>
                <w:szCs w:val="20"/>
              </w:rPr>
              <w:t>上述獎項，實際樣式/顏色將依據廠商提供為準，恕無法指定顏色或型號，亦不得要求更換、兌現或折抵現金，中獎獎項請以實體為準。</w:t>
            </w:r>
          </w:p>
          <w:p w14:paraId="75845A75" w14:textId="77777777" w:rsidR="000117E8" w:rsidRPr="000117E8" w:rsidRDefault="000117E8" w:rsidP="000117E8">
            <w:pPr>
              <w:numPr>
                <w:ilvl w:val="0"/>
                <w:numId w:val="14"/>
              </w:numPr>
              <w:autoSpaceDE w:val="0"/>
              <w:autoSpaceDN w:val="0"/>
              <w:adjustRightInd w:val="0"/>
              <w:jc w:val="both"/>
              <w:rPr>
                <w:rFonts w:ascii="標楷體" w:eastAsia="標楷體" w:hAnsi="標楷體" w:cs="微軟正黑體"/>
                <w:color w:val="000000"/>
                <w:kern w:val="0"/>
                <w:sz w:val="20"/>
                <w:szCs w:val="20"/>
              </w:rPr>
            </w:pPr>
            <w:r w:rsidRPr="000117E8">
              <w:rPr>
                <w:rFonts w:ascii="標楷體" w:eastAsia="標楷體" w:hAnsi="標楷體" w:cs="微軟正黑體" w:hint="eastAsia"/>
                <w:color w:val="000000"/>
                <w:kern w:val="0"/>
                <w:sz w:val="20"/>
                <w:szCs w:val="20"/>
              </w:rPr>
              <w:t>獎項於中獎名單公告後5個工作天</w:t>
            </w:r>
            <w:r w:rsidRPr="000117E8">
              <w:rPr>
                <w:rFonts w:ascii="標楷體" w:eastAsia="標楷體" w:hAnsi="標楷體" w:cs="微軟正黑體" w:hint="eastAsia"/>
                <w:color w:val="000000"/>
                <w:kern w:val="0"/>
                <w:sz w:val="20"/>
                <w:szCs w:val="20"/>
              </w:rPr>
              <w:lastRenderedPageBreak/>
              <w:t>內，透過客戶留存於永豐銀行之電子郵件信箱或行動電話號碼通知中獎者，中獎者需於指定日期前依指定方式回覆中獎回函或相關中獎資訊，逾時未提供完整資料視同放棄獲獎資格。</w:t>
            </w:r>
          </w:p>
          <w:p w14:paraId="718F43D8" w14:textId="46055CA1" w:rsidR="000117E8" w:rsidRPr="00DD68DA" w:rsidRDefault="000117E8" w:rsidP="00DD68DA">
            <w:pPr>
              <w:pStyle w:val="a3"/>
              <w:numPr>
                <w:ilvl w:val="0"/>
                <w:numId w:val="19"/>
              </w:numPr>
              <w:autoSpaceDE w:val="0"/>
              <w:autoSpaceDN w:val="0"/>
              <w:adjustRightInd w:val="0"/>
              <w:ind w:leftChars="0"/>
              <w:jc w:val="both"/>
              <w:rPr>
                <w:rFonts w:ascii="標楷體" w:eastAsia="標楷體" w:hAnsi="標楷體" w:cs="微軟正黑體"/>
                <w:color w:val="000000"/>
                <w:kern w:val="0"/>
                <w:sz w:val="20"/>
                <w:szCs w:val="20"/>
              </w:rPr>
            </w:pPr>
            <w:r w:rsidRPr="00DD68DA">
              <w:rPr>
                <w:rFonts w:ascii="標楷體" w:eastAsia="標楷體" w:hAnsi="標楷體" w:cs="微軟正黑體" w:hint="eastAsia"/>
                <w:color w:val="000000"/>
                <w:kern w:val="0"/>
                <w:sz w:val="20"/>
                <w:szCs w:val="20"/>
              </w:rPr>
              <w:t>注意事項：</w:t>
            </w:r>
          </w:p>
          <w:p w14:paraId="45904118" w14:textId="77777777" w:rsidR="00E566A9" w:rsidRDefault="000117E8" w:rsidP="00E566A9">
            <w:pPr>
              <w:pStyle w:val="a3"/>
              <w:numPr>
                <w:ilvl w:val="0"/>
                <w:numId w:val="18"/>
              </w:numPr>
              <w:ind w:leftChars="0"/>
              <w:rPr>
                <w:rFonts w:ascii="標楷體" w:eastAsia="標楷體" w:hAnsi="標楷體" w:cs="微軟正黑體"/>
                <w:color w:val="000000"/>
                <w:kern w:val="0"/>
                <w:sz w:val="20"/>
                <w:szCs w:val="20"/>
              </w:rPr>
            </w:pPr>
            <w:r w:rsidRPr="00E566A9">
              <w:rPr>
                <w:rFonts w:ascii="標楷體" w:eastAsia="標楷體" w:hAnsi="標楷體" w:cs="微軟正黑體" w:hint="eastAsia"/>
                <w:color w:val="000000"/>
                <w:kern w:val="0"/>
                <w:sz w:val="20"/>
                <w:szCs w:val="20"/>
              </w:rPr>
              <w:t>登錄本活動時請勿同時開啟多個視窗，並請以半形英數字登錄。逾期未登錄或資料輸入錯誤者，視同放棄及未符合活動抽獎資格，恕無法補登參加；僅完成活動登錄、僅成為網銀會員或非本活動登錄、或開卡已逾3</w:t>
            </w:r>
            <w:r w:rsidRPr="00E566A9">
              <w:rPr>
                <w:rFonts w:ascii="標楷體" w:eastAsia="標楷體" w:hAnsi="標楷體" w:cs="微軟正黑體"/>
                <w:color w:val="000000"/>
                <w:kern w:val="0"/>
                <w:sz w:val="20"/>
                <w:szCs w:val="20"/>
              </w:rPr>
              <w:t>0</w:t>
            </w:r>
            <w:r w:rsidRPr="00E566A9">
              <w:rPr>
                <w:rFonts w:ascii="標楷體" w:eastAsia="標楷體" w:hAnsi="標楷體" w:cs="微軟正黑體" w:hint="eastAsia"/>
                <w:color w:val="000000"/>
                <w:kern w:val="0"/>
                <w:sz w:val="20"/>
                <w:szCs w:val="20"/>
              </w:rPr>
              <w:t>天之卡友，均不符合抽獎資格。</w:t>
            </w:r>
          </w:p>
          <w:p w14:paraId="4496FC78" w14:textId="77777777" w:rsidR="00E566A9" w:rsidRPr="00E566A9" w:rsidRDefault="000117E8" w:rsidP="00E566A9">
            <w:pPr>
              <w:pStyle w:val="a3"/>
              <w:numPr>
                <w:ilvl w:val="0"/>
                <w:numId w:val="18"/>
              </w:numPr>
              <w:ind w:leftChars="0"/>
              <w:rPr>
                <w:rFonts w:ascii="標楷體" w:eastAsia="標楷體" w:hAnsi="標楷體" w:cs="微軟正黑體"/>
                <w:color w:val="000000"/>
                <w:kern w:val="0"/>
                <w:sz w:val="20"/>
                <w:szCs w:val="20"/>
              </w:rPr>
            </w:pPr>
            <w:r w:rsidRPr="00E566A9">
              <w:rPr>
                <w:rFonts w:ascii="標楷體" w:eastAsia="標楷體" w:cs="標楷體" w:hint="eastAsia"/>
                <w:color w:val="000000"/>
                <w:kern w:val="0"/>
                <w:sz w:val="20"/>
                <w:szCs w:val="20"/>
              </w:rPr>
              <w:t>每位參加者僅限登錄活動一次。</w:t>
            </w:r>
          </w:p>
          <w:p w14:paraId="31C22289" w14:textId="77777777" w:rsidR="00E566A9" w:rsidRDefault="000117E8" w:rsidP="00E566A9">
            <w:pPr>
              <w:pStyle w:val="a3"/>
              <w:numPr>
                <w:ilvl w:val="0"/>
                <w:numId w:val="18"/>
              </w:numPr>
              <w:ind w:leftChars="0"/>
              <w:rPr>
                <w:rFonts w:ascii="標楷體" w:eastAsia="標楷體" w:hAnsi="標楷體" w:cs="微軟正黑體"/>
                <w:color w:val="000000"/>
                <w:kern w:val="0"/>
                <w:sz w:val="20"/>
                <w:szCs w:val="20"/>
              </w:rPr>
            </w:pPr>
            <w:r w:rsidRPr="00E566A9">
              <w:rPr>
                <w:rFonts w:ascii="標楷體" w:eastAsia="標楷體" w:hAnsi="標楷體" w:cs="微軟正黑體" w:hint="eastAsia"/>
                <w:color w:val="000000"/>
                <w:kern w:val="0"/>
                <w:sz w:val="20"/>
                <w:szCs w:val="20"/>
              </w:rPr>
              <w:t>永豐銀行保留隨時修改、變更、終止或暫停本活動及替換其他等值品項權利，若有其他未盡事宜，以本活動網站公告為主。</w:t>
            </w:r>
          </w:p>
          <w:p w14:paraId="3A3B6C94" w14:textId="02B696C1" w:rsidR="000117E8" w:rsidRPr="00E566A9" w:rsidRDefault="000117E8" w:rsidP="00E566A9">
            <w:pPr>
              <w:pStyle w:val="a3"/>
              <w:numPr>
                <w:ilvl w:val="0"/>
                <w:numId w:val="18"/>
              </w:numPr>
              <w:ind w:leftChars="0"/>
              <w:rPr>
                <w:rFonts w:ascii="標楷體" w:eastAsia="標楷體" w:hAnsi="標楷體" w:cs="微軟正黑體"/>
                <w:color w:val="000000"/>
                <w:kern w:val="0"/>
                <w:sz w:val="20"/>
                <w:szCs w:val="20"/>
              </w:rPr>
            </w:pPr>
            <w:r w:rsidRPr="00E566A9">
              <w:rPr>
                <w:rFonts w:ascii="標楷體" w:eastAsia="標楷體" w:hAnsi="標楷體" w:cs="微軟正黑體" w:hint="eastAsia"/>
                <w:color w:val="000000"/>
                <w:kern w:val="0"/>
                <w:sz w:val="20"/>
                <w:szCs w:val="20"/>
              </w:rPr>
              <w:t>如有任何因電腦、網路、電話、技術或不可歸責永豐銀行之事由，而使參加者所提供之資料有遺失、錯誤、無法辨識或毀損等情況，永豐銀行不負任何法律責任，參加者亦不得因此異議。</w:t>
            </w:r>
          </w:p>
          <w:p w14:paraId="14C144BB" w14:textId="77777777" w:rsidR="000117E8" w:rsidRPr="000117E8" w:rsidRDefault="000117E8" w:rsidP="00E566A9">
            <w:pPr>
              <w:numPr>
                <w:ilvl w:val="0"/>
                <w:numId w:val="14"/>
              </w:numPr>
              <w:rPr>
                <w:rFonts w:ascii="標楷體" w:eastAsia="標楷體" w:hAnsi="標楷體" w:cs="微軟正黑體"/>
                <w:color w:val="000000"/>
                <w:kern w:val="0"/>
                <w:sz w:val="20"/>
                <w:szCs w:val="20"/>
              </w:rPr>
            </w:pPr>
            <w:r w:rsidRPr="000117E8">
              <w:rPr>
                <w:rFonts w:ascii="標楷體" w:eastAsia="標楷體" w:hAnsi="標楷體" w:cs="微軟正黑體" w:hint="eastAsia"/>
                <w:color w:val="000000"/>
                <w:kern w:val="0"/>
                <w:sz w:val="20"/>
                <w:szCs w:val="20"/>
              </w:rPr>
              <w:t>本活動之活動登錄、成為網銀會員及首次登入等時點，均以永豐銀行電腦系統紀錄為準。永豐銀行有權檢視各項交易紀錄，若參加者有違反本活動注意事項之行為或涉及不正當得利及非法行為，永豐銀行除公告排除參與活動及回饋資格外，並對任何破壞活動之行為保留法律追訴權。</w:t>
            </w:r>
          </w:p>
          <w:p w14:paraId="5576810A" w14:textId="77777777" w:rsidR="000117E8" w:rsidRPr="000117E8" w:rsidRDefault="000117E8" w:rsidP="00E566A9">
            <w:pPr>
              <w:numPr>
                <w:ilvl w:val="0"/>
                <w:numId w:val="14"/>
              </w:numPr>
              <w:rPr>
                <w:rFonts w:ascii="標楷體" w:eastAsia="標楷體" w:hAnsi="標楷體" w:cs="微軟正黑體"/>
                <w:color w:val="000000"/>
                <w:kern w:val="0"/>
                <w:sz w:val="20"/>
                <w:szCs w:val="20"/>
              </w:rPr>
            </w:pPr>
            <w:r w:rsidRPr="000117E8">
              <w:rPr>
                <w:rFonts w:ascii="標楷體" w:eastAsia="標楷體" w:hAnsi="標楷體" w:cs="微軟正黑體" w:hint="eastAsia"/>
                <w:color w:val="000000"/>
                <w:kern w:val="0"/>
                <w:sz w:val="20"/>
                <w:szCs w:val="20"/>
              </w:rPr>
              <w:t>依中華民國所得稅法規定，得獎人如為中華民國境內居住之個人，競技競賽及機會中獎年度累積金額</w:t>
            </w:r>
            <w:r w:rsidRPr="000117E8">
              <w:rPr>
                <w:rFonts w:ascii="標楷體" w:eastAsia="標楷體" w:hAnsi="標楷體" w:cs="微軟正黑體" w:hint="eastAsia"/>
                <w:color w:val="000000"/>
                <w:kern w:val="0"/>
                <w:sz w:val="20"/>
                <w:szCs w:val="20"/>
              </w:rPr>
              <w:lastRenderedPageBreak/>
              <w:t>（價值）超過新臺幣(以下同)1,000元者，將併入得獎人個人年度綜合所得稅申報，得獎金額超過20,000元時，需預先扣繳10%所得稅；得獎人如非中華民國境內居住之個人，無論中獎金額多寡，一律預先按中獎金額扣繳20%，並於代扣稅款十日內辦理扣繳憑單申報。若得獎人不願提供相關資料或未繳納應繳稅額導致無法領取活動贈品等相關事宜者，即視為自動放棄回饋資格，事後不得再提出其他任何要求。</w:t>
            </w:r>
          </w:p>
          <w:p w14:paraId="3E4144EF" w14:textId="77777777" w:rsidR="000117E8" w:rsidRPr="000117E8" w:rsidRDefault="000117E8" w:rsidP="00E566A9">
            <w:pPr>
              <w:numPr>
                <w:ilvl w:val="0"/>
                <w:numId w:val="14"/>
              </w:numPr>
              <w:rPr>
                <w:rFonts w:ascii="標楷體" w:eastAsia="標楷體" w:hAnsi="標楷體" w:cs="微軟正黑體"/>
                <w:color w:val="000000"/>
                <w:kern w:val="0"/>
                <w:sz w:val="20"/>
                <w:szCs w:val="20"/>
              </w:rPr>
            </w:pPr>
            <w:r w:rsidRPr="000117E8">
              <w:rPr>
                <w:rFonts w:ascii="標楷體" w:eastAsia="標楷體" w:hAnsi="標楷體" w:cs="微軟正黑體" w:hint="eastAsia"/>
                <w:color w:val="000000"/>
                <w:kern w:val="0"/>
                <w:sz w:val="20"/>
                <w:szCs w:val="20"/>
              </w:rPr>
              <w:t>個資告知事項：本活動參加者瞭解及同意永豐銀行為行銷及辦理本活動之需要進行蒐集、處理及利用其個人資料。永豐銀行本於誠實信用原則及必要性原則蒐集、處理或利用參加者於本網路登載及基於上開特定目的與永豐銀行往來之個人資料。請詳閱「</w:t>
            </w:r>
            <w:hyperlink r:id="rId16" w:history="1">
              <w:r w:rsidRPr="000117E8">
                <w:rPr>
                  <w:rFonts w:ascii="標楷體" w:eastAsia="標楷體" w:hAnsi="標楷體" w:cs="微軟正黑體" w:hint="eastAsia"/>
                  <w:color w:val="0563C1" w:themeColor="hyperlink"/>
                  <w:kern w:val="0"/>
                  <w:sz w:val="20"/>
                  <w:szCs w:val="20"/>
                  <w:u w:val="single"/>
                </w:rPr>
                <w:t>永豐銀行個人資料蒐集、處理及利用告知義務內容</w:t>
              </w:r>
            </w:hyperlink>
            <w:r w:rsidRPr="000117E8">
              <w:rPr>
                <w:rFonts w:ascii="標楷體" w:eastAsia="標楷體" w:hAnsi="標楷體" w:cs="微軟正黑體" w:hint="eastAsia"/>
                <w:color w:val="000000"/>
                <w:kern w:val="0"/>
                <w:sz w:val="20"/>
                <w:szCs w:val="20"/>
              </w:rPr>
              <w:t>」、「</w:t>
            </w:r>
            <w:hyperlink r:id="rId17" w:history="1">
              <w:r w:rsidRPr="000117E8">
                <w:rPr>
                  <w:rFonts w:ascii="標楷體" w:eastAsia="標楷體" w:hAnsi="標楷體" w:cs="微軟正黑體" w:hint="eastAsia"/>
                  <w:color w:val="0563C1" w:themeColor="hyperlink"/>
                  <w:kern w:val="0"/>
                  <w:sz w:val="20"/>
                  <w:szCs w:val="20"/>
                  <w:u w:val="single"/>
                </w:rPr>
                <w:t>隱私權保護聲明</w:t>
              </w:r>
            </w:hyperlink>
            <w:r w:rsidRPr="000117E8">
              <w:rPr>
                <w:rFonts w:ascii="標楷體" w:eastAsia="標楷體" w:hAnsi="標楷體" w:cs="微軟正黑體" w:hint="eastAsia"/>
                <w:color w:val="000000"/>
                <w:kern w:val="0"/>
                <w:sz w:val="20"/>
                <w:szCs w:val="20"/>
              </w:rPr>
              <w:t>」。</w:t>
            </w:r>
          </w:p>
          <w:p w14:paraId="68FE58AB" w14:textId="77777777" w:rsidR="000117E8" w:rsidRPr="000117E8" w:rsidRDefault="000117E8" w:rsidP="00E566A9">
            <w:pPr>
              <w:numPr>
                <w:ilvl w:val="0"/>
                <w:numId w:val="14"/>
              </w:numPr>
              <w:rPr>
                <w:rFonts w:ascii="標楷體" w:eastAsia="標楷體" w:hAnsi="標楷體" w:cs="微軟正黑體"/>
                <w:color w:val="000000"/>
                <w:kern w:val="0"/>
                <w:sz w:val="20"/>
                <w:szCs w:val="20"/>
              </w:rPr>
            </w:pPr>
            <w:r w:rsidRPr="000117E8">
              <w:rPr>
                <w:rFonts w:ascii="標楷體" w:eastAsia="標楷體" w:hAnsi="標楷體" w:cs="微軟正黑體" w:hint="eastAsia"/>
                <w:color w:val="000000"/>
                <w:kern w:val="0"/>
                <w:sz w:val="20"/>
                <w:szCs w:val="20"/>
              </w:rPr>
              <w:t>本活動之參加者限居住於臺、澎、金、馬地區之本國自然人參加，資料若有不實，將取消其參加及回饋資格，永豐銀行保留審核參加者參加資格之權利。</w:t>
            </w:r>
          </w:p>
          <w:p w14:paraId="009C7BC8" w14:textId="77777777" w:rsidR="000117E8" w:rsidRPr="000117E8" w:rsidRDefault="000117E8" w:rsidP="00E566A9">
            <w:pPr>
              <w:numPr>
                <w:ilvl w:val="0"/>
                <w:numId w:val="14"/>
              </w:numPr>
              <w:rPr>
                <w:rFonts w:ascii="標楷體" w:eastAsia="標楷體" w:hAnsi="標楷體" w:cs="微軟正黑體"/>
                <w:color w:val="000000"/>
                <w:kern w:val="0"/>
                <w:sz w:val="20"/>
                <w:szCs w:val="20"/>
              </w:rPr>
            </w:pPr>
            <w:r w:rsidRPr="000117E8">
              <w:rPr>
                <w:rFonts w:ascii="標楷體" w:eastAsia="標楷體" w:hAnsi="標楷體" w:cs="微軟正黑體" w:hint="eastAsia"/>
                <w:color w:val="000000"/>
                <w:kern w:val="0"/>
                <w:sz w:val="20"/>
                <w:szCs w:val="20"/>
              </w:rPr>
              <w:t>如對本活動有任何疑問與建議，請電洽永豐銀行24小時客服專線：02-2505-9999 / 0203-08989，我們將盡速回覆。</w:t>
            </w:r>
          </w:p>
          <w:p w14:paraId="4B3D929F" w14:textId="30355EA8" w:rsidR="00EA78AE" w:rsidRPr="000117E8" w:rsidRDefault="00EA78AE" w:rsidP="000117E8">
            <w:pPr>
              <w:rPr>
                <w:rFonts w:ascii="微軟正黑體" w:eastAsia="微軟正黑體" w:hAnsi="微軟正黑體"/>
                <w:sz w:val="20"/>
                <w:szCs w:val="20"/>
              </w:rPr>
            </w:pPr>
          </w:p>
        </w:tc>
      </w:tr>
      <w:tr w:rsidR="006B6A7D" w14:paraId="34CA9F3B" w14:textId="77777777" w:rsidTr="001261C4">
        <w:tc>
          <w:tcPr>
            <w:tcW w:w="8359"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20A79A" w14:textId="7326A833" w:rsidR="006B6A7D" w:rsidRPr="00E065DA" w:rsidRDefault="006B6A7D" w:rsidP="00E065DA">
            <w:pPr>
              <w:rPr>
                <w:rFonts w:ascii="微軟正黑體" w:eastAsia="微軟正黑體" w:hAnsi="微軟正黑體"/>
                <w:sz w:val="20"/>
                <w:szCs w:val="20"/>
              </w:rPr>
            </w:pPr>
            <w:r>
              <w:rPr>
                <w:rFonts w:ascii="微軟正黑體" w:eastAsia="微軟正黑體" w:hAnsi="微軟正黑體" w:hint="eastAsia"/>
                <w:sz w:val="20"/>
                <w:szCs w:val="20"/>
              </w:rPr>
              <w:lastRenderedPageBreak/>
              <w:t>常見問題</w:t>
            </w:r>
          </w:p>
        </w:tc>
      </w:tr>
      <w:tr w:rsidR="006B6A7D" w14:paraId="2F5F810E" w14:textId="77777777" w:rsidTr="001261C4">
        <w:tc>
          <w:tcPr>
            <w:tcW w:w="8359" w:type="dxa"/>
            <w:gridSpan w:val="7"/>
            <w:tcBorders>
              <w:top w:val="single" w:sz="4" w:space="0" w:color="auto"/>
              <w:left w:val="single" w:sz="4" w:space="0" w:color="auto"/>
              <w:bottom w:val="single" w:sz="4" w:space="0" w:color="auto"/>
              <w:right w:val="single" w:sz="4" w:space="0" w:color="auto"/>
            </w:tcBorders>
            <w:shd w:val="clear" w:color="auto" w:fill="auto"/>
          </w:tcPr>
          <w:p w14:paraId="45E582D8" w14:textId="784BC3ED" w:rsidR="006B6A7D" w:rsidRDefault="006B6A7D" w:rsidP="00E065DA">
            <w:pPr>
              <w:rPr>
                <w:rFonts w:ascii="微軟正黑體" w:eastAsia="微軟正黑體" w:hAnsi="微軟正黑體"/>
                <w:sz w:val="20"/>
                <w:szCs w:val="20"/>
              </w:rPr>
            </w:pPr>
            <w:r>
              <w:rPr>
                <w:rFonts w:ascii="微軟正黑體" w:eastAsia="微軟正黑體" w:hAnsi="微軟正黑體" w:hint="eastAsia"/>
                <w:sz w:val="20"/>
                <w:szCs w:val="20"/>
              </w:rPr>
              <w:t>Q</w:t>
            </w:r>
            <w:r w:rsidR="001A2094">
              <w:rPr>
                <w:rFonts w:ascii="微軟正黑體" w:eastAsia="微軟正黑體" w:hAnsi="微軟正黑體" w:hint="eastAsia"/>
                <w:sz w:val="20"/>
                <w:szCs w:val="20"/>
              </w:rPr>
              <w:t>1</w:t>
            </w:r>
            <w:r>
              <w:rPr>
                <w:rFonts w:ascii="微軟正黑體" w:eastAsia="微軟正黑體" w:hAnsi="微軟正黑體"/>
                <w:sz w:val="20"/>
                <w:szCs w:val="20"/>
              </w:rPr>
              <w:t xml:space="preserve">: </w:t>
            </w:r>
            <w:r w:rsidR="001A2094" w:rsidRPr="001A2094">
              <w:rPr>
                <w:rFonts w:ascii="微軟正黑體" w:eastAsia="微軟正黑體" w:hAnsi="微軟正黑體" w:hint="eastAsia"/>
                <w:sz w:val="20"/>
                <w:szCs w:val="20"/>
              </w:rPr>
              <w:t>登錄活動就能拿到回饋嗎？</w:t>
            </w:r>
          </w:p>
          <w:p w14:paraId="3C2BD309" w14:textId="47CB77B5" w:rsidR="001A2094" w:rsidRDefault="001A2094" w:rsidP="001A2094">
            <w:pPr>
              <w:rPr>
                <w:rFonts w:ascii="微軟正黑體" w:eastAsia="微軟正黑體" w:hAnsi="微軟正黑體"/>
                <w:sz w:val="20"/>
                <w:szCs w:val="20"/>
              </w:rPr>
            </w:pPr>
            <w:r>
              <w:rPr>
                <w:rFonts w:ascii="微軟正黑體" w:eastAsia="微軟正黑體" w:hAnsi="微軟正黑體" w:hint="eastAsia"/>
                <w:sz w:val="20"/>
                <w:szCs w:val="20"/>
              </w:rPr>
              <w:t>A</w:t>
            </w:r>
            <w:r>
              <w:rPr>
                <w:rFonts w:ascii="微軟正黑體" w:eastAsia="微軟正黑體" w:hAnsi="微軟正黑體"/>
                <w:sz w:val="20"/>
                <w:szCs w:val="20"/>
              </w:rPr>
              <w:t>ns:</w:t>
            </w:r>
            <w:r w:rsidR="00BF4C53">
              <w:rPr>
                <w:rFonts w:ascii="微軟正黑體" w:eastAsia="微軟正黑體" w:hAnsi="微軟正黑體"/>
                <w:sz w:val="20"/>
                <w:szCs w:val="20"/>
              </w:rPr>
              <w:t xml:space="preserve"> </w:t>
            </w:r>
            <w:r w:rsidRPr="001A2094">
              <w:rPr>
                <w:rFonts w:ascii="微軟正黑體" w:eastAsia="微軟正黑體" w:hAnsi="微軟正黑體" w:hint="eastAsia"/>
                <w:sz w:val="20"/>
                <w:szCs w:val="20"/>
              </w:rPr>
              <w:t>不行！</w:t>
            </w:r>
            <w:r>
              <w:rPr>
                <w:rFonts w:ascii="微軟正黑體" w:eastAsia="微軟正黑體" w:hAnsi="微軟正黑體" w:hint="eastAsia"/>
                <w:sz w:val="20"/>
                <w:szCs w:val="20"/>
              </w:rPr>
              <w:t>各項回饋金需分別完成以下對應任務，才會符合活動贈獎/抽獎資格喔！</w:t>
            </w:r>
          </w:p>
          <w:p w14:paraId="6FBB6615" w14:textId="17B3CA96" w:rsidR="006C76E8" w:rsidRDefault="006C76E8" w:rsidP="006B6A7D">
            <w:pPr>
              <w:ind w:leftChars="200" w:left="480"/>
              <w:rPr>
                <w:rFonts w:ascii="微軟正黑體" w:eastAsia="微軟正黑體" w:hAnsi="微軟正黑體"/>
                <w:sz w:val="20"/>
                <w:szCs w:val="20"/>
              </w:rPr>
            </w:pPr>
            <w:r>
              <w:rPr>
                <w:rFonts w:ascii="微軟正黑體" w:eastAsia="微軟正黑體" w:hAnsi="微軟正黑體" w:hint="eastAsia"/>
                <w:sz w:val="20"/>
                <w:szCs w:val="20"/>
              </w:rPr>
              <w:t>【1</w:t>
            </w:r>
            <w:r>
              <w:rPr>
                <w:rFonts w:ascii="微軟正黑體" w:eastAsia="微軟正黑體" w:hAnsi="微軟正黑體"/>
                <w:sz w:val="20"/>
                <w:szCs w:val="20"/>
              </w:rPr>
              <w:t>00</w:t>
            </w:r>
            <w:r>
              <w:rPr>
                <w:rFonts w:ascii="微軟正黑體" w:eastAsia="微軟正黑體" w:hAnsi="微軟正黑體" w:hint="eastAsia"/>
                <w:sz w:val="20"/>
                <w:szCs w:val="20"/>
              </w:rPr>
              <w:t>元回饋金】：</w:t>
            </w:r>
            <w:r w:rsidRPr="006C76E8">
              <w:rPr>
                <w:rFonts w:ascii="微軟正黑體" w:eastAsia="微軟正黑體" w:hAnsi="微軟正黑體" w:hint="eastAsia"/>
                <w:sz w:val="20"/>
                <w:szCs w:val="20"/>
              </w:rPr>
              <w:t>活動期間完成活動登錄且首次成為網銀會員，並且在</w:t>
            </w:r>
            <w:del w:id="34" w:author="吳雨蒨-法務處-永豐銀行" w:date="2024-09-16T18:33:00Z">
              <w:r w:rsidRPr="006C76E8" w:rsidDel="00214EF6">
                <w:rPr>
                  <w:rFonts w:ascii="微軟正黑體" w:eastAsia="微軟正黑體" w:hAnsi="微軟正黑體" w:hint="eastAsia"/>
                  <w:sz w:val="20"/>
                  <w:szCs w:val="20"/>
                </w:rPr>
                <w:delText>永豐銀行</w:delText>
              </w:r>
            </w:del>
            <w:r w:rsidRPr="006C76E8">
              <w:rPr>
                <w:rFonts w:ascii="微軟正黑體" w:eastAsia="微軟正黑體" w:hAnsi="微軟正黑體" w:hint="eastAsia"/>
                <w:sz w:val="20"/>
                <w:szCs w:val="20"/>
              </w:rPr>
              <w:t>「永</w:t>
            </w:r>
            <w:r w:rsidRPr="006C76E8">
              <w:rPr>
                <w:rFonts w:ascii="微軟正黑體" w:eastAsia="微軟正黑體" w:hAnsi="微軟正黑體" w:hint="eastAsia"/>
                <w:sz w:val="20"/>
                <w:szCs w:val="20"/>
              </w:rPr>
              <w:lastRenderedPageBreak/>
              <w:t>豐行動銀行APP 或 MMA金融交易網」完成首次登入</w:t>
            </w:r>
            <w:ins w:id="35" w:author="吳雨蒨-法務處-永豐銀行" w:date="2024-09-16T18:33:00Z">
              <w:r w:rsidR="00214EF6">
                <w:rPr>
                  <w:rFonts w:ascii="微軟正黑體" w:eastAsia="微軟正黑體" w:hAnsi="微軟正黑體" w:hint="eastAsia"/>
                  <w:sz w:val="20"/>
                  <w:szCs w:val="20"/>
                </w:rPr>
                <w:t>成功</w:t>
              </w:r>
            </w:ins>
            <w:r w:rsidRPr="006C76E8">
              <w:rPr>
                <w:rFonts w:ascii="微軟正黑體" w:eastAsia="微軟正黑體" w:hAnsi="微軟正黑體" w:hint="eastAsia"/>
                <w:sz w:val="20"/>
                <w:szCs w:val="20"/>
              </w:rPr>
              <w:t>，即符合</w:t>
            </w:r>
            <w:ins w:id="36" w:author="吳雨蒨-法務處-永豐銀行" w:date="2024-09-16T18:33:00Z">
              <w:r w:rsidR="00214EF6">
                <w:rPr>
                  <w:rFonts w:ascii="微軟正黑體" w:eastAsia="微軟正黑體" w:hAnsi="微軟正黑體" w:hint="eastAsia"/>
                  <w:sz w:val="20"/>
                  <w:szCs w:val="20"/>
                </w:rPr>
                <w:t>新臺幣</w:t>
              </w:r>
            </w:ins>
            <w:r w:rsidRPr="006C76E8">
              <w:rPr>
                <w:rFonts w:ascii="微軟正黑體" w:eastAsia="微軟正黑體" w:hAnsi="微軟正黑體" w:hint="eastAsia"/>
                <w:sz w:val="20"/>
                <w:szCs w:val="20"/>
              </w:rPr>
              <w:t>「100元回饋金」</w:t>
            </w:r>
            <w:r w:rsidRPr="006C76E8">
              <w:rPr>
                <w:rFonts w:ascii="微軟正黑體" w:eastAsia="微軟正黑體" w:hAnsi="微軟正黑體" w:hint="eastAsia"/>
                <w:b/>
                <w:bCs/>
                <w:sz w:val="20"/>
                <w:szCs w:val="20"/>
              </w:rPr>
              <w:t>抽獎</w:t>
            </w:r>
            <w:r w:rsidRPr="006C76E8">
              <w:rPr>
                <w:rFonts w:ascii="微軟正黑體" w:eastAsia="微軟正黑體" w:hAnsi="微軟正黑體" w:hint="eastAsia"/>
                <w:sz w:val="20"/>
                <w:szCs w:val="20"/>
              </w:rPr>
              <w:t>資格</w:t>
            </w:r>
            <w:r>
              <w:rPr>
                <w:rFonts w:ascii="微軟正黑體" w:eastAsia="微軟正黑體" w:hAnsi="微軟正黑體" w:hint="eastAsia"/>
                <w:sz w:val="20"/>
                <w:szCs w:val="20"/>
              </w:rPr>
              <w:t>，活動結束後將抽出共1</w:t>
            </w:r>
            <w:r>
              <w:rPr>
                <w:rFonts w:ascii="微軟正黑體" w:eastAsia="微軟正黑體" w:hAnsi="微軟正黑體"/>
                <w:sz w:val="20"/>
                <w:szCs w:val="20"/>
              </w:rPr>
              <w:t>,</w:t>
            </w:r>
            <w:r>
              <w:rPr>
                <w:rFonts w:ascii="微軟正黑體" w:eastAsia="微軟正黑體" w:hAnsi="微軟正黑體" w:hint="eastAsia"/>
                <w:sz w:val="20"/>
                <w:szCs w:val="20"/>
              </w:rPr>
              <w:t>500名，每戶抽獎機會限一次。</w:t>
            </w:r>
          </w:p>
          <w:p w14:paraId="0F1F8F83" w14:textId="3828E569" w:rsidR="006C76E8" w:rsidRDefault="006C76E8" w:rsidP="006B6A7D">
            <w:pPr>
              <w:ind w:leftChars="200" w:left="480"/>
              <w:rPr>
                <w:rFonts w:ascii="微軟正黑體" w:eastAsia="微軟正黑體" w:hAnsi="微軟正黑體"/>
                <w:sz w:val="20"/>
                <w:szCs w:val="20"/>
              </w:rPr>
            </w:pPr>
            <w:commentRangeStart w:id="37"/>
            <w:r>
              <w:rPr>
                <w:rFonts w:ascii="微軟正黑體" w:eastAsia="微軟正黑體" w:hAnsi="微軟正黑體" w:hint="eastAsia"/>
                <w:sz w:val="20"/>
                <w:szCs w:val="20"/>
              </w:rPr>
              <w:t>【2</w:t>
            </w:r>
            <w:r>
              <w:rPr>
                <w:rFonts w:ascii="微軟正黑體" w:eastAsia="微軟正黑體" w:hAnsi="微軟正黑體"/>
                <w:sz w:val="20"/>
                <w:szCs w:val="20"/>
              </w:rPr>
              <w:t>00</w:t>
            </w:r>
            <w:r>
              <w:rPr>
                <w:rFonts w:ascii="微軟正黑體" w:eastAsia="微軟正黑體" w:hAnsi="微軟正黑體" w:hint="eastAsia"/>
                <w:sz w:val="20"/>
                <w:szCs w:val="20"/>
              </w:rPr>
              <w:t>元回饋金】：</w:t>
            </w:r>
            <w:r w:rsidRPr="006C76E8">
              <w:rPr>
                <w:rFonts w:ascii="微軟正黑體" w:eastAsia="微軟正黑體" w:hAnsi="微軟正黑體" w:hint="eastAsia"/>
                <w:sz w:val="20"/>
                <w:szCs w:val="20"/>
              </w:rPr>
              <w:t>活動期間</w:t>
            </w:r>
            <w:r>
              <w:rPr>
                <w:rFonts w:ascii="微軟正黑體" w:eastAsia="微軟正黑體" w:hAnsi="微軟正黑體" w:hint="eastAsia"/>
                <w:sz w:val="20"/>
                <w:szCs w:val="20"/>
              </w:rPr>
              <w:t>開立D</w:t>
            </w:r>
            <w:r>
              <w:rPr>
                <w:rFonts w:ascii="微軟正黑體" w:eastAsia="微軟正黑體" w:hAnsi="微軟正黑體"/>
                <w:sz w:val="20"/>
                <w:szCs w:val="20"/>
              </w:rPr>
              <w:t>AWHO</w:t>
            </w:r>
            <w:r>
              <w:rPr>
                <w:rFonts w:ascii="微軟正黑體" w:eastAsia="微軟正黑體" w:hAnsi="微軟正黑體" w:hint="eastAsia"/>
                <w:sz w:val="20"/>
                <w:szCs w:val="20"/>
              </w:rPr>
              <w:t>數位帳戶，並完成活動登錄，詳情請參照</w:t>
            </w:r>
            <w:hyperlink r:id="rId18" w:history="1">
              <w:r w:rsidRPr="006C76E8">
                <w:rPr>
                  <w:rStyle w:val="a5"/>
                  <w:rFonts w:ascii="微軟正黑體" w:eastAsia="微軟正黑體" w:hAnsi="微軟正黑體" w:hint="eastAsia"/>
                  <w:sz w:val="20"/>
                  <w:szCs w:val="20"/>
                </w:rPr>
                <w:t>虎力旺活動頁</w:t>
              </w:r>
            </w:hyperlink>
            <w:r w:rsidRPr="006C76E8">
              <w:rPr>
                <w:rFonts w:ascii="微軟正黑體" w:eastAsia="微軟正黑體" w:hAnsi="微軟正黑體" w:hint="eastAsia"/>
                <w:sz w:val="20"/>
                <w:szCs w:val="20"/>
              </w:rPr>
              <w:t>說明</w:t>
            </w:r>
            <w:r>
              <w:rPr>
                <w:rFonts w:ascii="微軟正黑體" w:eastAsia="微軟正黑體" w:hAnsi="微軟正黑體" w:hint="eastAsia"/>
                <w:sz w:val="20"/>
                <w:szCs w:val="20"/>
              </w:rPr>
              <w:t>。</w:t>
            </w:r>
            <w:commentRangeEnd w:id="37"/>
            <w:r w:rsidR="00214EF6">
              <w:rPr>
                <w:rStyle w:val="a8"/>
                <w:rFonts w:eastAsiaTheme="minorEastAsia"/>
                <w14:ligatures w14:val="none"/>
              </w:rPr>
              <w:commentReference w:id="37"/>
            </w:r>
          </w:p>
          <w:p w14:paraId="701D500A" w14:textId="406F70C1" w:rsidR="006B6A7D" w:rsidRDefault="006C76E8" w:rsidP="006B6A7D">
            <w:pPr>
              <w:ind w:leftChars="200" w:left="480"/>
              <w:rPr>
                <w:rFonts w:ascii="微軟正黑體" w:eastAsia="微軟正黑體" w:hAnsi="微軟正黑體"/>
                <w:sz w:val="20"/>
                <w:szCs w:val="20"/>
              </w:rPr>
            </w:pPr>
            <w:r>
              <w:rPr>
                <w:rFonts w:ascii="微軟正黑體" w:eastAsia="微軟正黑體" w:hAnsi="微軟正黑體" w:hint="eastAsia"/>
                <w:sz w:val="20"/>
                <w:szCs w:val="20"/>
              </w:rPr>
              <w:t>【</w:t>
            </w:r>
            <w:r w:rsidRPr="006C76E8">
              <w:rPr>
                <w:rFonts w:ascii="微軟正黑體" w:eastAsia="微軟正黑體" w:hAnsi="微軟正黑體" w:hint="eastAsia"/>
                <w:sz w:val="20"/>
                <w:szCs w:val="20"/>
              </w:rPr>
              <w:t>輕便旅行組</w:t>
            </w:r>
            <w:r>
              <w:rPr>
                <w:rFonts w:ascii="微軟正黑體" w:eastAsia="微軟正黑體" w:hAnsi="微軟正黑體" w:hint="eastAsia"/>
                <w:sz w:val="20"/>
                <w:szCs w:val="20"/>
              </w:rPr>
              <w:t>】：</w:t>
            </w:r>
            <w:r w:rsidR="00842B80">
              <w:rPr>
                <w:rFonts w:ascii="微軟正黑體" w:eastAsia="微軟正黑體" w:hAnsi="微軟正黑體" w:hint="eastAsia"/>
                <w:sz w:val="20"/>
                <w:szCs w:val="20"/>
              </w:rPr>
              <w:t>凡新申辦永豐銀行</w:t>
            </w:r>
            <w:ins w:id="38" w:author="吳雨蒨-法務處-永豐銀行" w:date="2024-09-16T18:34:00Z">
              <w:r w:rsidR="00214EF6">
                <w:rPr>
                  <w:rFonts w:ascii="微軟正黑體" w:eastAsia="微軟正黑體" w:hAnsi="微軟正黑體" w:hint="eastAsia"/>
                  <w:sz w:val="20"/>
                  <w:szCs w:val="20"/>
                </w:rPr>
                <w:t>任一</w:t>
              </w:r>
            </w:ins>
            <w:r w:rsidR="00842B80">
              <w:rPr>
                <w:rFonts w:ascii="微軟正黑體" w:eastAsia="微軟正黑體" w:hAnsi="微軟正黑體" w:hint="eastAsia"/>
                <w:sz w:val="20"/>
                <w:szCs w:val="20"/>
              </w:rPr>
              <w:t>信用卡(不限卡</w:t>
            </w:r>
            <w:ins w:id="39" w:author="吳雨蒨-法務處-永豐銀行" w:date="2024-09-16T18:34:00Z">
              <w:r w:rsidR="00214EF6">
                <w:rPr>
                  <w:rFonts w:ascii="微軟正黑體" w:eastAsia="微軟正黑體" w:hAnsi="微軟正黑體" w:hint="eastAsia"/>
                  <w:sz w:val="20"/>
                  <w:szCs w:val="20"/>
                </w:rPr>
                <w:t>別</w:t>
              </w:r>
            </w:ins>
            <w:r w:rsidR="00842B80">
              <w:rPr>
                <w:rFonts w:ascii="微軟正黑體" w:eastAsia="微軟正黑體" w:hAnsi="微軟正黑體" w:hint="eastAsia"/>
                <w:sz w:val="20"/>
                <w:szCs w:val="20"/>
              </w:rPr>
              <w:t>)，開卡30天內首次成為網銀會員</w:t>
            </w:r>
            <w:ins w:id="40" w:author="吳雨蒨-法務處-永豐銀行" w:date="2024-09-16T18:34:00Z">
              <w:r w:rsidR="00DB567D">
                <w:rPr>
                  <w:rFonts w:ascii="微軟正黑體" w:eastAsia="微軟正黑體" w:hAnsi="微軟正黑體" w:hint="eastAsia"/>
                  <w:sz w:val="20"/>
                  <w:szCs w:val="20"/>
                </w:rPr>
                <w:t>且</w:t>
              </w:r>
            </w:ins>
            <w:ins w:id="41" w:author="吳雨蒨-法務處-永豐銀行" w:date="2024-09-16T18:35:00Z">
              <w:r w:rsidR="00DB567D">
                <w:rPr>
                  <w:rFonts w:ascii="微軟正黑體" w:eastAsia="微軟正黑體" w:hAnsi="微軟正黑體" w:hint="eastAsia"/>
                  <w:sz w:val="20"/>
                  <w:szCs w:val="20"/>
                </w:rPr>
                <w:t>完成活動登錄</w:t>
              </w:r>
            </w:ins>
            <w:r w:rsidR="00842B80">
              <w:rPr>
                <w:rFonts w:ascii="微軟正黑體" w:eastAsia="微軟正黑體" w:hAnsi="微軟正黑體" w:hint="eastAsia"/>
                <w:sz w:val="20"/>
                <w:szCs w:val="20"/>
              </w:rPr>
              <w:t>，並透過任一數位通路首次登入成功，</w:t>
            </w:r>
            <w:r w:rsidR="00842B80" w:rsidRPr="00842B80">
              <w:rPr>
                <w:rFonts w:ascii="微軟正黑體" w:eastAsia="微軟正黑體" w:hAnsi="微軟正黑體" w:hint="eastAsia"/>
                <w:sz w:val="20"/>
                <w:szCs w:val="20"/>
              </w:rPr>
              <w:t>即符合「輕便旅行組」</w:t>
            </w:r>
            <w:r w:rsidR="00842B80" w:rsidRPr="00842B80">
              <w:rPr>
                <w:rFonts w:ascii="微軟正黑體" w:eastAsia="微軟正黑體" w:hAnsi="微軟正黑體" w:hint="eastAsia"/>
                <w:b/>
                <w:bCs/>
                <w:sz w:val="20"/>
                <w:szCs w:val="20"/>
              </w:rPr>
              <w:t>抽獎</w:t>
            </w:r>
            <w:r w:rsidR="00842B80" w:rsidRPr="00842B80">
              <w:rPr>
                <w:rFonts w:ascii="微軟正黑體" w:eastAsia="微軟正黑體" w:hAnsi="微軟正黑體" w:hint="eastAsia"/>
                <w:sz w:val="20"/>
                <w:szCs w:val="20"/>
              </w:rPr>
              <w:t>資格，</w:t>
            </w:r>
            <w:del w:id="42" w:author="吳雨蒨-法務處-永豐銀行" w:date="2024-09-16T18:35:00Z">
              <w:r w:rsidR="00842B80" w:rsidDel="00DB567D">
                <w:rPr>
                  <w:rFonts w:ascii="微軟正黑體" w:eastAsia="微軟正黑體" w:hAnsi="微軟正黑體" w:hint="eastAsia"/>
                  <w:sz w:val="20"/>
                  <w:szCs w:val="20"/>
                </w:rPr>
                <w:delText>，</w:delText>
              </w:r>
            </w:del>
            <w:r w:rsidR="00842B80">
              <w:rPr>
                <w:rFonts w:ascii="微軟正黑體" w:eastAsia="微軟正黑體" w:hAnsi="微軟正黑體" w:hint="eastAsia"/>
                <w:sz w:val="20"/>
                <w:szCs w:val="20"/>
              </w:rPr>
              <w:t>活動結束後將抽出</w:t>
            </w:r>
            <w:r w:rsidR="00842B80" w:rsidRPr="00842B80">
              <w:rPr>
                <w:rFonts w:ascii="微軟正黑體" w:eastAsia="微軟正黑體" w:hAnsi="微軟正黑體" w:hint="eastAsia"/>
                <w:sz w:val="20"/>
                <w:szCs w:val="20"/>
              </w:rPr>
              <w:t>30</w:t>
            </w:r>
            <w:r w:rsidR="00842B80">
              <w:rPr>
                <w:rFonts w:ascii="微軟正黑體" w:eastAsia="微軟正黑體" w:hAnsi="微軟正黑體" w:hint="eastAsia"/>
                <w:sz w:val="20"/>
                <w:szCs w:val="20"/>
              </w:rPr>
              <w:t>名，</w:t>
            </w:r>
            <w:r w:rsidR="00842B80" w:rsidRPr="00842B80">
              <w:rPr>
                <w:rFonts w:ascii="微軟正黑體" w:eastAsia="微軟正黑體" w:hAnsi="微軟正黑體" w:hint="eastAsia"/>
                <w:sz w:val="20"/>
                <w:szCs w:val="20"/>
              </w:rPr>
              <w:t>每戶抽獎機會限一次</w:t>
            </w:r>
            <w:r w:rsidR="006B6A7D" w:rsidRPr="006B6A7D">
              <w:rPr>
                <w:rFonts w:ascii="微軟正黑體" w:eastAsia="微軟正黑體" w:hAnsi="微軟正黑體" w:hint="eastAsia"/>
                <w:sz w:val="20"/>
                <w:szCs w:val="20"/>
              </w:rPr>
              <w:t>。</w:t>
            </w:r>
          </w:p>
          <w:p w14:paraId="44D7618C" w14:textId="77777777" w:rsidR="001A2094" w:rsidRDefault="001A2094" w:rsidP="006B6A7D">
            <w:pPr>
              <w:ind w:leftChars="200" w:left="480"/>
              <w:rPr>
                <w:rFonts w:ascii="微軟正黑體" w:eastAsia="微軟正黑體" w:hAnsi="微軟正黑體"/>
                <w:sz w:val="20"/>
                <w:szCs w:val="20"/>
              </w:rPr>
            </w:pPr>
          </w:p>
          <w:p w14:paraId="70D2ABCA" w14:textId="332B24F4" w:rsidR="006B6A7D" w:rsidRDefault="006B6A7D" w:rsidP="006B6A7D">
            <w:pPr>
              <w:rPr>
                <w:rFonts w:ascii="微軟正黑體" w:eastAsia="微軟正黑體" w:hAnsi="微軟正黑體"/>
                <w:sz w:val="20"/>
                <w:szCs w:val="20"/>
              </w:rPr>
            </w:pPr>
            <w:r>
              <w:rPr>
                <w:rFonts w:ascii="微軟正黑體" w:eastAsia="微軟正黑體" w:hAnsi="微軟正黑體" w:hint="eastAsia"/>
                <w:sz w:val="20"/>
                <w:szCs w:val="20"/>
              </w:rPr>
              <w:t>Q</w:t>
            </w:r>
            <w:r w:rsidR="001A2094">
              <w:rPr>
                <w:rFonts w:ascii="微軟正黑體" w:eastAsia="微軟正黑體" w:hAnsi="微軟正黑體" w:hint="eastAsia"/>
                <w:sz w:val="20"/>
                <w:szCs w:val="20"/>
              </w:rPr>
              <w:t>2</w:t>
            </w:r>
            <w:r>
              <w:rPr>
                <w:rFonts w:ascii="微軟正黑體" w:eastAsia="微軟正黑體" w:hAnsi="微軟正黑體"/>
                <w:sz w:val="20"/>
                <w:szCs w:val="20"/>
              </w:rPr>
              <w:t>:</w:t>
            </w:r>
            <w:r w:rsidR="00483518">
              <w:rPr>
                <w:rFonts w:hint="eastAsia"/>
              </w:rPr>
              <w:t xml:space="preserve"> </w:t>
            </w:r>
            <w:r w:rsidR="00483518">
              <w:rPr>
                <w:rFonts w:ascii="新細明體" w:eastAsia="新細明體" w:hAnsi="新細明體" w:cs="新細明體" w:hint="eastAsia"/>
              </w:rPr>
              <w:t>「</w:t>
            </w:r>
            <w:r w:rsidR="00483518" w:rsidRPr="00483518">
              <w:rPr>
                <w:rFonts w:ascii="微軟正黑體" w:eastAsia="微軟正黑體" w:hAnsi="微軟正黑體" w:hint="eastAsia"/>
                <w:sz w:val="20"/>
                <w:szCs w:val="20"/>
              </w:rPr>
              <w:t>首登</w:t>
            </w:r>
            <w:r w:rsidR="00483518">
              <w:rPr>
                <w:rFonts w:ascii="微軟正黑體" w:eastAsia="微軟正黑體" w:hAnsi="微軟正黑體" w:hint="eastAsia"/>
                <w:sz w:val="20"/>
                <w:szCs w:val="20"/>
              </w:rPr>
              <w:t>網銀會員</w:t>
            </w:r>
            <w:r w:rsidR="00483518">
              <w:rPr>
                <w:rFonts w:ascii="新細明體" w:eastAsia="新細明體" w:hAnsi="新細明體" w:cs="新細明體" w:hint="eastAsia"/>
              </w:rPr>
              <w:t>」</w:t>
            </w:r>
            <w:r w:rsidR="00483518" w:rsidRPr="00483518">
              <w:rPr>
                <w:rFonts w:ascii="微軟正黑體" w:eastAsia="微軟正黑體" w:hAnsi="微軟正黑體" w:hint="eastAsia"/>
                <w:sz w:val="20"/>
                <w:szCs w:val="20"/>
              </w:rPr>
              <w:t>的意思是</w:t>
            </w:r>
            <w:r w:rsidR="00483518">
              <w:rPr>
                <w:rFonts w:ascii="微軟正黑體" w:eastAsia="微軟正黑體" w:hAnsi="微軟正黑體" w:hint="eastAsia"/>
                <w:sz w:val="20"/>
                <w:szCs w:val="20"/>
              </w:rPr>
              <w:t>什麼</w:t>
            </w:r>
            <w:r w:rsidR="00483518" w:rsidRPr="00483518">
              <w:rPr>
                <w:rFonts w:ascii="微軟正黑體" w:eastAsia="微軟正黑體" w:hAnsi="微軟正黑體" w:hint="eastAsia"/>
                <w:sz w:val="20"/>
                <w:szCs w:val="20"/>
              </w:rPr>
              <w:t>？</w:t>
            </w:r>
          </w:p>
          <w:p w14:paraId="496E8134" w14:textId="2FC1B06F" w:rsidR="006B6A7D" w:rsidRPr="006B6A7D" w:rsidRDefault="00DB567D" w:rsidP="00A326C8">
            <w:pPr>
              <w:ind w:leftChars="200" w:left="480"/>
              <w:rPr>
                <w:rFonts w:ascii="微軟正黑體" w:eastAsia="微軟正黑體" w:hAnsi="微軟正黑體"/>
                <w:sz w:val="20"/>
                <w:szCs w:val="20"/>
              </w:rPr>
            </w:pPr>
            <w:ins w:id="43" w:author="吳雨蒨-法務處-永豐銀行" w:date="2024-09-16T18:35:00Z">
              <w:r>
                <w:rPr>
                  <w:rFonts w:ascii="微軟正黑體" w:eastAsia="微軟正黑體" w:hAnsi="微軟正黑體" w:hint="eastAsia"/>
                  <w:sz w:val="20"/>
                  <w:szCs w:val="20"/>
                </w:rPr>
                <w:t>首登即為</w:t>
              </w:r>
            </w:ins>
            <w:r w:rsidR="00483518" w:rsidRPr="00483518">
              <w:rPr>
                <w:rFonts w:ascii="微軟正黑體" w:eastAsia="微軟正黑體" w:hAnsi="微軟正黑體" w:hint="eastAsia"/>
                <w:sz w:val="20"/>
                <w:szCs w:val="20"/>
              </w:rPr>
              <w:t>首次登入(非活動登錄)！線上申請網銀會員者，設定好使用者代碼及網路密碼後請至</w:t>
            </w:r>
            <w:ins w:id="44" w:author="吳雨蒨-法務處-永豐銀行" w:date="2024-09-16T18:36:00Z">
              <w:r w:rsidR="00E96804">
                <w:rPr>
                  <w:rFonts w:ascii="微軟正黑體" w:eastAsia="微軟正黑體" w:hAnsi="微軟正黑體" w:hint="eastAsia"/>
                  <w:sz w:val="20"/>
                  <w:szCs w:val="20"/>
                </w:rPr>
                <w:t>大戶</w:t>
              </w:r>
            </w:ins>
            <w:r w:rsidR="00483518" w:rsidRPr="00483518">
              <w:rPr>
                <w:rFonts w:ascii="微軟正黑體" w:eastAsia="微軟正黑體" w:hAnsi="微軟正黑體" w:hint="eastAsia"/>
                <w:sz w:val="20"/>
                <w:szCs w:val="20"/>
              </w:rPr>
              <w:t>DAWHO APP、永豐行動銀行APP 、 MMA金融交易網任一平台進行首次登入</w:t>
            </w:r>
            <w:ins w:id="45" w:author="吳雨蒨-法務處-永豐銀行" w:date="2024-09-16T18:36:00Z">
              <w:r w:rsidR="00E96804">
                <w:rPr>
                  <w:rFonts w:ascii="微軟正黑體" w:eastAsia="微軟正黑體" w:hAnsi="微軟正黑體" w:hint="eastAsia"/>
                  <w:sz w:val="20"/>
                  <w:szCs w:val="20"/>
                </w:rPr>
                <w:t>成功</w:t>
              </w:r>
            </w:ins>
            <w:r w:rsidR="00483518" w:rsidRPr="00483518">
              <w:rPr>
                <w:rFonts w:ascii="微軟正黑體" w:eastAsia="微軟正黑體" w:hAnsi="微軟正黑體" w:hint="eastAsia"/>
                <w:sz w:val="20"/>
                <w:szCs w:val="20"/>
              </w:rPr>
              <w:t>；若是臨櫃申請者，</w:t>
            </w:r>
            <w:commentRangeStart w:id="46"/>
            <w:commentRangeStart w:id="47"/>
            <w:r w:rsidR="00483518" w:rsidRPr="00483518">
              <w:rPr>
                <w:rFonts w:ascii="微軟正黑體" w:eastAsia="微軟正黑體" w:hAnsi="微軟正黑體" w:hint="eastAsia"/>
                <w:sz w:val="20"/>
                <w:szCs w:val="20"/>
              </w:rPr>
              <w:t>請收到密碼函後至APP上進行密碼修改</w:t>
            </w:r>
            <w:commentRangeEnd w:id="46"/>
            <w:r w:rsidR="00BA083E">
              <w:rPr>
                <w:rStyle w:val="a8"/>
                <w:rFonts w:eastAsiaTheme="minorEastAsia"/>
                <w14:ligatures w14:val="none"/>
              </w:rPr>
              <w:commentReference w:id="46"/>
            </w:r>
            <w:commentRangeEnd w:id="47"/>
            <w:r w:rsidR="005F3AEF">
              <w:rPr>
                <w:rStyle w:val="a8"/>
                <w:rFonts w:eastAsiaTheme="minorEastAsia"/>
                <w14:ligatures w14:val="none"/>
              </w:rPr>
              <w:commentReference w:id="47"/>
            </w:r>
            <w:r w:rsidR="00483518" w:rsidRPr="00483518">
              <w:rPr>
                <w:rFonts w:ascii="微軟正黑體" w:eastAsia="微軟正黑體" w:hAnsi="微軟正黑體" w:hint="eastAsia"/>
                <w:sz w:val="20"/>
                <w:szCs w:val="20"/>
              </w:rPr>
              <w:t>，待修改完成後再行登入，才算首</w:t>
            </w:r>
            <w:ins w:id="48" w:author="吳雨蒨-法務處-永豐銀行" w:date="2024-09-16T18:36:00Z">
              <w:r w:rsidR="00620B1F">
                <w:rPr>
                  <w:rFonts w:ascii="微軟正黑體" w:eastAsia="微軟正黑體" w:hAnsi="微軟正黑體" w:hint="eastAsia"/>
                  <w:sz w:val="20"/>
                  <w:szCs w:val="20"/>
                </w:rPr>
                <w:t>次</w:t>
              </w:r>
            </w:ins>
            <w:r w:rsidR="00483518" w:rsidRPr="00483518">
              <w:rPr>
                <w:rFonts w:ascii="微軟正黑體" w:eastAsia="微軟正黑體" w:hAnsi="微軟正黑體" w:hint="eastAsia"/>
                <w:sz w:val="20"/>
                <w:szCs w:val="20"/>
              </w:rPr>
              <w:t>登</w:t>
            </w:r>
            <w:ins w:id="49" w:author="吳雨蒨-法務處-永豐銀行" w:date="2024-09-16T18:36:00Z">
              <w:r w:rsidR="00620B1F">
                <w:rPr>
                  <w:rFonts w:ascii="微軟正黑體" w:eastAsia="微軟正黑體" w:hAnsi="微軟正黑體" w:hint="eastAsia"/>
                  <w:sz w:val="20"/>
                  <w:szCs w:val="20"/>
                </w:rPr>
                <w:t>入</w:t>
              </w:r>
            </w:ins>
            <w:r w:rsidR="00483518" w:rsidRPr="00483518">
              <w:rPr>
                <w:rFonts w:ascii="微軟正黑體" w:eastAsia="微軟正黑體" w:hAnsi="微軟正黑體" w:hint="eastAsia"/>
                <w:sz w:val="20"/>
                <w:szCs w:val="20"/>
              </w:rPr>
              <w:t>。</w:t>
            </w:r>
          </w:p>
        </w:tc>
      </w:tr>
    </w:tbl>
    <w:p w14:paraId="548B93F8" w14:textId="77777777" w:rsidR="00C66BA9" w:rsidRPr="00663675" w:rsidRDefault="00C66BA9"/>
    <w:sectPr w:rsidR="00C66BA9" w:rsidRPr="00663675">
      <w:pgSz w:w="11906" w:h="16838"/>
      <w:pgMar w:top="1440" w:right="1800" w:bottom="1440" w:left="180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林忻儒-數位客群部-永豐銀行" w:date="2024-09-19T15:30:00Z" w:initials="林忻儒-數位客群部">
    <w:p w14:paraId="7C9769FB" w14:textId="77777777" w:rsidR="005F3AEF" w:rsidRDefault="005F3AEF" w:rsidP="00324AB3">
      <w:pPr>
        <w:pStyle w:val="a9"/>
      </w:pPr>
      <w:r>
        <w:rPr>
          <w:rStyle w:val="a8"/>
        </w:rPr>
        <w:annotationRef/>
      </w:r>
      <w:r>
        <w:rPr>
          <w:rFonts w:hint="eastAsia"/>
        </w:rPr>
        <w:t>為讓活動說明更精簡且閱讀通順，調整寫法如藍字，陳請</w:t>
      </w:r>
      <w:r>
        <w:rPr>
          <w:rFonts w:hint="eastAsia"/>
        </w:rPr>
        <w:t xml:space="preserve"> </w:t>
      </w:r>
      <w:r>
        <w:rPr>
          <w:rFonts w:hint="eastAsia"/>
        </w:rPr>
        <w:t>法務單位核示。</w:t>
      </w:r>
    </w:p>
  </w:comment>
  <w:comment w:id="12" w:author="吳雨蒨-法務處-永豐銀行" w:date="2024-09-16T18:32:00Z" w:initials="吳雨蒨-法務處-永">
    <w:p w14:paraId="22FBC1A4" w14:textId="1B976E1A" w:rsidR="00F31096" w:rsidRDefault="00F31096" w:rsidP="00971A9C">
      <w:pPr>
        <w:pStyle w:val="a9"/>
      </w:pPr>
      <w:r>
        <w:rPr>
          <w:rStyle w:val="a8"/>
        </w:rPr>
        <w:annotationRef/>
      </w:r>
      <w:r>
        <w:rPr>
          <w:rFonts w:hint="eastAsia"/>
        </w:rPr>
        <w:t>請提案單位再行確認內容之正確性及完整性。</w:t>
      </w:r>
    </w:p>
  </w:comment>
  <w:comment w:id="19" w:author="林忻儒-數位客群部-永豐銀行" w:date="2024-09-19T15:31:00Z" w:initials="林忻儒-數位客群部">
    <w:p w14:paraId="27E6C168" w14:textId="77777777" w:rsidR="005F3AEF" w:rsidRDefault="005F3AEF" w:rsidP="00354855">
      <w:pPr>
        <w:pStyle w:val="a9"/>
      </w:pPr>
      <w:r>
        <w:rPr>
          <w:rStyle w:val="a8"/>
        </w:rPr>
        <w:annotationRef/>
      </w:r>
      <w:r>
        <w:rPr>
          <w:rFonts w:hint="eastAsia"/>
        </w:rPr>
        <w:t>與活動辦法統一寫法，並將大咖加回數位通路的其中一說明，陳請</w:t>
      </w:r>
      <w:r>
        <w:rPr>
          <w:rFonts w:hint="eastAsia"/>
        </w:rPr>
        <w:t xml:space="preserve"> </w:t>
      </w:r>
      <w:r>
        <w:rPr>
          <w:rFonts w:hint="eastAsia"/>
        </w:rPr>
        <w:t>法務單位再次審閱核示。</w:t>
      </w:r>
    </w:p>
  </w:comment>
  <w:comment w:id="23" w:author="吳雨蒨-法務處-永豐銀行" w:date="2024-09-16T18:33:00Z" w:initials="吳雨蒨-法務處-永">
    <w:p w14:paraId="1BA44F8D" w14:textId="5C2487B7" w:rsidR="000303D4" w:rsidRDefault="000303D4" w:rsidP="00D430FE">
      <w:pPr>
        <w:pStyle w:val="a9"/>
      </w:pPr>
      <w:r>
        <w:rPr>
          <w:rStyle w:val="a8"/>
        </w:rPr>
        <w:annotationRef/>
      </w:r>
      <w:r>
        <w:rPr>
          <w:rFonts w:hint="eastAsia"/>
        </w:rPr>
        <w:t>經與提案單位同仁確認，本活動辦法無須審閱。</w:t>
      </w:r>
    </w:p>
  </w:comment>
  <w:comment w:id="24" w:author="林忻儒-數位客群部-永豐銀行" w:date="2024-09-19T15:32:00Z" w:initials="林忻儒-數位客群部">
    <w:p w14:paraId="28DB4239" w14:textId="77777777" w:rsidR="005F3AEF" w:rsidRDefault="005F3AEF" w:rsidP="00EB2BCF">
      <w:pPr>
        <w:pStyle w:val="a9"/>
      </w:pPr>
      <w:r>
        <w:rPr>
          <w:rStyle w:val="a8"/>
        </w:rPr>
        <w:annotationRef/>
      </w:r>
      <w:r>
        <w:rPr>
          <w:rFonts w:hint="eastAsia"/>
        </w:rPr>
        <w:t>最終文字依附件「活動辦法」檔案為主</w:t>
      </w:r>
    </w:p>
  </w:comment>
  <w:comment w:id="26" w:author="林忻儒-數位客群部-永豐銀行" w:date="2024-09-19T15:22:00Z" w:initials="林忻儒-數位客群部">
    <w:p w14:paraId="77421989" w14:textId="2B74FDFC" w:rsidR="00066415" w:rsidRDefault="00066415" w:rsidP="007C11AF">
      <w:pPr>
        <w:pStyle w:val="a9"/>
      </w:pPr>
      <w:r>
        <w:rPr>
          <w:rStyle w:val="a8"/>
        </w:rPr>
        <w:annotationRef/>
      </w:r>
      <w:r>
        <w:rPr>
          <w:rFonts w:hint="eastAsia"/>
        </w:rPr>
        <w:t>與活動大標對齊文字用法</w:t>
      </w:r>
    </w:p>
  </w:comment>
  <w:comment w:id="37" w:author="吳雨蒨-法務處-永豐銀行" w:date="2024-09-16T18:34:00Z" w:initials="吳雨蒨-法務處-永">
    <w:p w14:paraId="03CA7449" w14:textId="4ED0F0FC" w:rsidR="00214EF6" w:rsidRDefault="00214EF6" w:rsidP="004C46DE">
      <w:pPr>
        <w:pStyle w:val="a9"/>
      </w:pPr>
      <w:r>
        <w:rPr>
          <w:rStyle w:val="a8"/>
        </w:rPr>
        <w:annotationRef/>
      </w:r>
      <w:r>
        <w:rPr>
          <w:rFonts w:hint="eastAsia"/>
        </w:rPr>
        <w:t>請提案單位再行確認內容之正確性及完整性。</w:t>
      </w:r>
    </w:p>
  </w:comment>
  <w:comment w:id="46" w:author="吳雨蒨-法務處-永豐銀行" w:date="2024-09-16T18:36:00Z" w:initials="吳雨蒨-法務處-永">
    <w:p w14:paraId="536A6DEF" w14:textId="77777777" w:rsidR="00BA083E" w:rsidRDefault="00BA083E" w:rsidP="00B66D90">
      <w:pPr>
        <w:pStyle w:val="a9"/>
      </w:pPr>
      <w:r>
        <w:rPr>
          <w:rStyle w:val="a8"/>
        </w:rPr>
        <w:annotationRef/>
      </w:r>
      <w:r>
        <w:rPr>
          <w:rFonts w:hint="eastAsia"/>
        </w:rPr>
        <w:t>請提案單位再行確認內容之正確性。</w:t>
      </w:r>
    </w:p>
  </w:comment>
  <w:comment w:id="47" w:author="林忻儒-數位客群部-永豐銀行" w:date="2024-09-19T15:33:00Z" w:initials="林忻儒-數位客群部">
    <w:p w14:paraId="597DA382" w14:textId="77777777" w:rsidR="005F3AEF" w:rsidRDefault="005F3AEF">
      <w:pPr>
        <w:pStyle w:val="a9"/>
      </w:pPr>
      <w:r>
        <w:rPr>
          <w:rStyle w:val="a8"/>
        </w:rPr>
        <w:annotationRef/>
      </w:r>
      <w:r>
        <w:rPr>
          <w:rFonts w:hint="eastAsia"/>
        </w:rPr>
        <w:t>此問答是參照先前活動寫法</w:t>
      </w:r>
    </w:p>
    <w:p w14:paraId="4275FF19" w14:textId="77777777" w:rsidR="005F3AEF" w:rsidRDefault="005F3AEF" w:rsidP="00B61AE9">
      <w:pPr>
        <w:pStyle w:val="a9"/>
      </w:pPr>
      <w:hyperlink r:id="rId1" w:history="1">
        <w:r w:rsidRPr="00B61AE9">
          <w:rPr>
            <w:rStyle w:val="a5"/>
            <w:rFonts w:hint="eastAsia"/>
          </w:rPr>
          <w:t>立即成為永豐網銀會員</w:t>
        </w:r>
        <w:r w:rsidRPr="00B61AE9">
          <w:rPr>
            <w:rStyle w:val="a5"/>
            <w:rFonts w:hint="eastAsia"/>
          </w:rPr>
          <w:t xml:space="preserve"> (sinopac.com)</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9769FB" w15:done="0"/>
  <w15:commentEx w15:paraId="22FBC1A4" w15:done="0"/>
  <w15:commentEx w15:paraId="27E6C168" w15:done="0"/>
  <w15:commentEx w15:paraId="1BA44F8D" w15:done="0"/>
  <w15:commentEx w15:paraId="28DB4239" w15:paraIdParent="1BA44F8D" w15:done="0"/>
  <w15:commentEx w15:paraId="77421989" w15:done="0"/>
  <w15:commentEx w15:paraId="03CA7449" w15:done="0"/>
  <w15:commentEx w15:paraId="536A6DEF" w15:done="0"/>
  <w15:commentEx w15:paraId="4275FF19" w15:paraIdParent="536A6D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96C205" w16cex:dateUtc="2024-09-19T07:30:00Z"/>
  <w16cex:commentExtensible w16cex:durableId="2A92F846" w16cex:dateUtc="2024-09-16T10:32:00Z"/>
  <w16cex:commentExtensible w16cex:durableId="2A96C25A" w16cex:dateUtc="2024-09-19T07:31:00Z"/>
  <w16cex:commentExtensible w16cex:durableId="2A92F878" w16cex:dateUtc="2024-09-16T10:33:00Z"/>
  <w16cex:commentExtensible w16cex:durableId="2A96C282" w16cex:dateUtc="2024-09-19T07:32:00Z"/>
  <w16cex:commentExtensible w16cex:durableId="2A96C04F" w16cex:dateUtc="2024-09-19T07:22:00Z"/>
  <w16cex:commentExtensible w16cex:durableId="2A92F8A3" w16cex:dateUtc="2024-09-16T10:34:00Z"/>
  <w16cex:commentExtensible w16cex:durableId="2A92F933" w16cex:dateUtc="2024-09-16T10:36:00Z"/>
  <w16cex:commentExtensible w16cex:durableId="2A96C2C5" w16cex:dateUtc="2024-09-19T0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9769FB" w16cid:durableId="2A96C205"/>
  <w16cid:commentId w16cid:paraId="22FBC1A4" w16cid:durableId="2A92F846"/>
  <w16cid:commentId w16cid:paraId="27E6C168" w16cid:durableId="2A96C25A"/>
  <w16cid:commentId w16cid:paraId="1BA44F8D" w16cid:durableId="2A92F878"/>
  <w16cid:commentId w16cid:paraId="28DB4239" w16cid:durableId="2A96C282"/>
  <w16cid:commentId w16cid:paraId="77421989" w16cid:durableId="2A96C04F"/>
  <w16cid:commentId w16cid:paraId="03CA7449" w16cid:durableId="2A92F8A3"/>
  <w16cid:commentId w16cid:paraId="536A6DEF" w16cid:durableId="2A92F933"/>
  <w16cid:commentId w16cid:paraId="4275FF19" w16cid:durableId="2A96C2C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705B3"/>
    <w:multiLevelType w:val="hybridMultilevel"/>
    <w:tmpl w:val="BC1E4E20"/>
    <w:lvl w:ilvl="0" w:tplc="FFFFFFFF">
      <w:start w:val="1"/>
      <w:numFmt w:val="decimal"/>
      <w:lvlText w:val="%1."/>
      <w:lvlJc w:val="left"/>
      <w:pPr>
        <w:ind w:left="960" w:hanging="480"/>
      </w:pPr>
      <w:rPr>
        <w:rFonts w:hint="default"/>
      </w:rPr>
    </w:lvl>
    <w:lvl w:ilvl="1" w:tplc="FFFFFFFF">
      <w:start w:val="1"/>
      <w:numFmt w:val="ideographTraditional"/>
      <w:lvlText w:val="%2、"/>
      <w:lvlJc w:val="left"/>
      <w:pPr>
        <w:ind w:left="1440" w:hanging="480"/>
      </w:pPr>
    </w:lvl>
    <w:lvl w:ilvl="2" w:tplc="FFFFFFFF">
      <w:start w:val="1"/>
      <w:numFmt w:val="decimal"/>
      <w:lvlText w:val="%3."/>
      <w:lvlJc w:val="lef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 w15:restartNumberingAfterBreak="0">
    <w:nsid w:val="1DC01125"/>
    <w:multiLevelType w:val="hybridMultilevel"/>
    <w:tmpl w:val="F9248FE4"/>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26C21F6A"/>
    <w:multiLevelType w:val="hybridMultilevel"/>
    <w:tmpl w:val="BC1E4E20"/>
    <w:lvl w:ilvl="0" w:tplc="0409000F">
      <w:start w:val="1"/>
      <w:numFmt w:val="decimal"/>
      <w:lvlText w:val="%1."/>
      <w:lvlJc w:val="left"/>
      <w:pPr>
        <w:ind w:left="960" w:hanging="480"/>
      </w:pPr>
      <w:rPr>
        <w:rFonts w:hint="default"/>
      </w:rPr>
    </w:lvl>
    <w:lvl w:ilvl="1" w:tplc="FFFFFFFF">
      <w:start w:val="1"/>
      <w:numFmt w:val="ideographTraditional"/>
      <w:lvlText w:val="%2、"/>
      <w:lvlJc w:val="left"/>
      <w:pPr>
        <w:ind w:left="1440" w:hanging="480"/>
      </w:pPr>
    </w:lvl>
    <w:lvl w:ilvl="2" w:tplc="FFFFFFFF">
      <w:start w:val="1"/>
      <w:numFmt w:val="decimal"/>
      <w:lvlText w:val="%3."/>
      <w:lvlJc w:val="lef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3" w15:restartNumberingAfterBreak="0">
    <w:nsid w:val="37F27257"/>
    <w:multiLevelType w:val="hybridMultilevel"/>
    <w:tmpl w:val="F1BECF08"/>
    <w:lvl w:ilvl="0" w:tplc="0409000F">
      <w:start w:val="1"/>
      <w:numFmt w:val="decimal"/>
      <w:lvlText w:val="%1."/>
      <w:lvlJc w:val="left"/>
      <w:pPr>
        <w:ind w:left="960" w:hanging="480"/>
      </w:pPr>
    </w:lvl>
    <w:lvl w:ilvl="1" w:tplc="AD18DEF2">
      <w:start w:val="5"/>
      <w:numFmt w:val="taiwaneseCountingThousand"/>
      <w:lvlText w:val="%2、"/>
      <w:lvlJc w:val="left"/>
      <w:pPr>
        <w:ind w:left="1410" w:hanging="45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3FF83EA9"/>
    <w:multiLevelType w:val="hybridMultilevel"/>
    <w:tmpl w:val="D570EA1C"/>
    <w:lvl w:ilvl="0" w:tplc="FFFFFFFF">
      <w:start w:val="1"/>
      <w:numFmt w:val="taiwaneseCountingThousand"/>
      <w:lvlText w:val="%1、"/>
      <w:lvlJc w:val="left"/>
      <w:pPr>
        <w:ind w:left="622" w:hanging="480"/>
      </w:pPr>
      <w:rPr>
        <w:rFonts w:hint="default"/>
      </w:rPr>
    </w:lvl>
    <w:lvl w:ilvl="1" w:tplc="FFFFFFFF">
      <w:start w:val="1"/>
      <w:numFmt w:val="ideographTraditional"/>
      <w:lvlText w:val="%2、"/>
      <w:lvlJc w:val="left"/>
      <w:pPr>
        <w:ind w:left="1102" w:hanging="480"/>
      </w:pPr>
    </w:lvl>
    <w:lvl w:ilvl="2" w:tplc="0409000F">
      <w:start w:val="1"/>
      <w:numFmt w:val="decimal"/>
      <w:lvlText w:val="%3."/>
      <w:lvlJc w:val="left"/>
      <w:pPr>
        <w:ind w:left="1582" w:hanging="480"/>
      </w:pPr>
    </w:lvl>
    <w:lvl w:ilvl="3" w:tplc="FFFFFFFF" w:tentative="1">
      <w:start w:val="1"/>
      <w:numFmt w:val="decimal"/>
      <w:lvlText w:val="%4."/>
      <w:lvlJc w:val="left"/>
      <w:pPr>
        <w:ind w:left="2062" w:hanging="480"/>
      </w:pPr>
    </w:lvl>
    <w:lvl w:ilvl="4" w:tplc="FFFFFFFF" w:tentative="1">
      <w:start w:val="1"/>
      <w:numFmt w:val="ideographTraditional"/>
      <w:lvlText w:val="%5、"/>
      <w:lvlJc w:val="left"/>
      <w:pPr>
        <w:ind w:left="2542" w:hanging="480"/>
      </w:pPr>
    </w:lvl>
    <w:lvl w:ilvl="5" w:tplc="FFFFFFFF" w:tentative="1">
      <w:start w:val="1"/>
      <w:numFmt w:val="lowerRoman"/>
      <w:lvlText w:val="%6."/>
      <w:lvlJc w:val="right"/>
      <w:pPr>
        <w:ind w:left="3022" w:hanging="480"/>
      </w:pPr>
    </w:lvl>
    <w:lvl w:ilvl="6" w:tplc="FFFFFFFF" w:tentative="1">
      <w:start w:val="1"/>
      <w:numFmt w:val="decimal"/>
      <w:lvlText w:val="%7."/>
      <w:lvlJc w:val="left"/>
      <w:pPr>
        <w:ind w:left="3502" w:hanging="480"/>
      </w:pPr>
    </w:lvl>
    <w:lvl w:ilvl="7" w:tplc="FFFFFFFF" w:tentative="1">
      <w:start w:val="1"/>
      <w:numFmt w:val="ideographTraditional"/>
      <w:lvlText w:val="%8、"/>
      <w:lvlJc w:val="left"/>
      <w:pPr>
        <w:ind w:left="3982" w:hanging="480"/>
      </w:pPr>
    </w:lvl>
    <w:lvl w:ilvl="8" w:tplc="FFFFFFFF" w:tentative="1">
      <w:start w:val="1"/>
      <w:numFmt w:val="lowerRoman"/>
      <w:lvlText w:val="%9."/>
      <w:lvlJc w:val="right"/>
      <w:pPr>
        <w:ind w:left="4462" w:hanging="480"/>
      </w:pPr>
    </w:lvl>
  </w:abstractNum>
  <w:abstractNum w:abstractNumId="5" w15:restartNumberingAfterBreak="0">
    <w:nsid w:val="406B7EF3"/>
    <w:multiLevelType w:val="hybridMultilevel"/>
    <w:tmpl w:val="E89C5084"/>
    <w:lvl w:ilvl="0" w:tplc="FFFFFFF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42BD05ED"/>
    <w:multiLevelType w:val="hybridMultilevel"/>
    <w:tmpl w:val="28163DC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7" w15:restartNumberingAfterBreak="0">
    <w:nsid w:val="43CC19F2"/>
    <w:multiLevelType w:val="hybridMultilevel"/>
    <w:tmpl w:val="3BF81022"/>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 w15:restartNumberingAfterBreak="0">
    <w:nsid w:val="4A2E0E7E"/>
    <w:multiLevelType w:val="hybridMultilevel"/>
    <w:tmpl w:val="3AC64B80"/>
    <w:lvl w:ilvl="0" w:tplc="FFFFFFFF">
      <w:start w:val="1"/>
      <w:numFmt w:val="decimal"/>
      <w:lvlText w:val="%1."/>
      <w:lvlJc w:val="left"/>
      <w:pPr>
        <w:ind w:left="975" w:hanging="480"/>
      </w:p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9" w15:restartNumberingAfterBreak="0">
    <w:nsid w:val="4A8D3CF3"/>
    <w:multiLevelType w:val="hybridMultilevel"/>
    <w:tmpl w:val="7DF82FF6"/>
    <w:lvl w:ilvl="0" w:tplc="B2866976">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D992373"/>
    <w:multiLevelType w:val="hybridMultilevel"/>
    <w:tmpl w:val="50FAD788"/>
    <w:lvl w:ilvl="0" w:tplc="AD18DEF2">
      <w:start w:val="5"/>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3CA391F"/>
    <w:multiLevelType w:val="hybridMultilevel"/>
    <w:tmpl w:val="354CF936"/>
    <w:lvl w:ilvl="0" w:tplc="FFFFFFFF">
      <w:start w:val="1"/>
      <w:numFmt w:val="decimal"/>
      <w:lvlText w:val="%1."/>
      <w:lvlJc w:val="left"/>
      <w:pPr>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E593AE6"/>
    <w:multiLevelType w:val="hybridMultilevel"/>
    <w:tmpl w:val="A862384E"/>
    <w:lvl w:ilvl="0" w:tplc="FFFFFFF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68542C10"/>
    <w:multiLevelType w:val="hybridMultilevel"/>
    <w:tmpl w:val="2A463AE8"/>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E06304E"/>
    <w:multiLevelType w:val="hybridMultilevel"/>
    <w:tmpl w:val="C0B6BD44"/>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5" w15:restartNumberingAfterBreak="0">
    <w:nsid w:val="7CC900DC"/>
    <w:multiLevelType w:val="hybridMultilevel"/>
    <w:tmpl w:val="6C5A2C26"/>
    <w:lvl w:ilvl="0" w:tplc="FFFFFFF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7F1174A3"/>
    <w:multiLevelType w:val="hybridMultilevel"/>
    <w:tmpl w:val="C0B6BD44"/>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num w:numId="1" w16cid:durableId="4384495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474547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9877120">
    <w:abstractNumId w:val="6"/>
  </w:num>
  <w:num w:numId="4" w16cid:durableId="19719809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3992684">
    <w:abstractNumId w:val="1"/>
  </w:num>
  <w:num w:numId="6" w16cid:durableId="1444105679">
    <w:abstractNumId w:val="16"/>
  </w:num>
  <w:num w:numId="7" w16cid:durableId="1517885898">
    <w:abstractNumId w:val="6"/>
  </w:num>
  <w:num w:numId="8" w16cid:durableId="1879581934">
    <w:abstractNumId w:val="13"/>
  </w:num>
  <w:num w:numId="9" w16cid:durableId="1389650561">
    <w:abstractNumId w:val="8"/>
  </w:num>
  <w:num w:numId="10" w16cid:durableId="1739479641">
    <w:abstractNumId w:val="12"/>
  </w:num>
  <w:num w:numId="11" w16cid:durableId="1650742852">
    <w:abstractNumId w:val="5"/>
  </w:num>
  <w:num w:numId="12" w16cid:durableId="399208495">
    <w:abstractNumId w:val="15"/>
  </w:num>
  <w:num w:numId="13" w16cid:durableId="1420130628">
    <w:abstractNumId w:val="9"/>
  </w:num>
  <w:num w:numId="14" w16cid:durableId="1925841307">
    <w:abstractNumId w:val="3"/>
  </w:num>
  <w:num w:numId="15" w16cid:durableId="1315647321">
    <w:abstractNumId w:val="4"/>
  </w:num>
  <w:num w:numId="16" w16cid:durableId="117653428">
    <w:abstractNumId w:val="2"/>
  </w:num>
  <w:num w:numId="17" w16cid:durableId="1358240915">
    <w:abstractNumId w:val="0"/>
  </w:num>
  <w:num w:numId="18" w16cid:durableId="380518612">
    <w:abstractNumId w:val="11"/>
  </w:num>
  <w:num w:numId="19" w16cid:durableId="17577542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林忻儒-數位客群部-永豐銀行">
    <w15:presenceInfo w15:providerId="AD" w15:userId="S::wendylin95@sinopac.com::1cbdc2ab-9ff0-4c51-9320-b2cc04a45ba4"/>
  </w15:person>
  <w15:person w15:author="吳雨蒨-法務處-永豐銀行">
    <w15:presenceInfo w15:providerId="AD" w15:userId="S::rebeccawu@sinopac.com::7ed269e8-2556-4682-a41a-2058f0dadd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trackRevisions/>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675"/>
    <w:rsid w:val="00001461"/>
    <w:rsid w:val="000117E8"/>
    <w:rsid w:val="000303D4"/>
    <w:rsid w:val="000347AC"/>
    <w:rsid w:val="00040C5E"/>
    <w:rsid w:val="00066415"/>
    <w:rsid w:val="000E659D"/>
    <w:rsid w:val="000F3102"/>
    <w:rsid w:val="001261C4"/>
    <w:rsid w:val="001854A6"/>
    <w:rsid w:val="001A2094"/>
    <w:rsid w:val="001B10C6"/>
    <w:rsid w:val="00214EF6"/>
    <w:rsid w:val="002539BC"/>
    <w:rsid w:val="00345985"/>
    <w:rsid w:val="0038158F"/>
    <w:rsid w:val="003F22AB"/>
    <w:rsid w:val="00483518"/>
    <w:rsid w:val="004A31C0"/>
    <w:rsid w:val="004F40F0"/>
    <w:rsid w:val="00565A6B"/>
    <w:rsid w:val="005F3AEF"/>
    <w:rsid w:val="00620B1F"/>
    <w:rsid w:val="00663675"/>
    <w:rsid w:val="00686B30"/>
    <w:rsid w:val="006B6A7D"/>
    <w:rsid w:val="006C3583"/>
    <w:rsid w:val="006C76E8"/>
    <w:rsid w:val="006D4C04"/>
    <w:rsid w:val="008100CF"/>
    <w:rsid w:val="00842B80"/>
    <w:rsid w:val="00981D4E"/>
    <w:rsid w:val="00A326C8"/>
    <w:rsid w:val="00A721C1"/>
    <w:rsid w:val="00A73F6A"/>
    <w:rsid w:val="00BA083E"/>
    <w:rsid w:val="00BF4C53"/>
    <w:rsid w:val="00C56734"/>
    <w:rsid w:val="00C66BA9"/>
    <w:rsid w:val="00C85DE4"/>
    <w:rsid w:val="00D141A8"/>
    <w:rsid w:val="00DB567D"/>
    <w:rsid w:val="00DD68DA"/>
    <w:rsid w:val="00E065DA"/>
    <w:rsid w:val="00E566A9"/>
    <w:rsid w:val="00E96804"/>
    <w:rsid w:val="00EA78AE"/>
    <w:rsid w:val="00EC11F9"/>
    <w:rsid w:val="00EE1EB5"/>
    <w:rsid w:val="00F310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FAF6B"/>
  <w15:chartTrackingRefBased/>
  <w15:docId w15:val="{4A68B393-8723-48F0-88CA-18895CA9A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11F9"/>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3675"/>
    <w:pPr>
      <w:ind w:leftChars="200" w:left="480"/>
    </w:pPr>
  </w:style>
  <w:style w:type="table" w:styleId="a4">
    <w:name w:val="Table Grid"/>
    <w:basedOn w:val="a1"/>
    <w:uiPriority w:val="39"/>
    <w:rsid w:val="00663675"/>
    <w:rPr>
      <w:rFonts w:eastAsia="Times New Roma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1B10C6"/>
    <w:pPr>
      <w:widowControl/>
      <w:spacing w:before="100" w:beforeAutospacing="1" w:after="100" w:afterAutospacing="1"/>
    </w:pPr>
    <w:rPr>
      <w:rFonts w:ascii="新細明體" w:eastAsia="新細明體" w:hAnsi="新細明體" w:cs="新細明體"/>
      <w:kern w:val="0"/>
      <w:szCs w:val="24"/>
    </w:rPr>
  </w:style>
  <w:style w:type="character" w:styleId="a5">
    <w:name w:val="Hyperlink"/>
    <w:basedOn w:val="a0"/>
    <w:uiPriority w:val="99"/>
    <w:unhideWhenUsed/>
    <w:rsid w:val="006C76E8"/>
    <w:rPr>
      <w:color w:val="0563C1" w:themeColor="hyperlink"/>
      <w:u w:val="single"/>
    </w:rPr>
  </w:style>
  <w:style w:type="character" w:styleId="a6">
    <w:name w:val="Unresolved Mention"/>
    <w:basedOn w:val="a0"/>
    <w:uiPriority w:val="99"/>
    <w:semiHidden/>
    <w:unhideWhenUsed/>
    <w:rsid w:val="006C76E8"/>
    <w:rPr>
      <w:color w:val="605E5C"/>
      <w:shd w:val="clear" w:color="auto" w:fill="E1DFDD"/>
    </w:rPr>
  </w:style>
  <w:style w:type="paragraph" w:styleId="a7">
    <w:name w:val="Revision"/>
    <w:hidden/>
    <w:uiPriority w:val="99"/>
    <w:semiHidden/>
    <w:rsid w:val="00EC11F9"/>
  </w:style>
  <w:style w:type="character" w:styleId="a8">
    <w:name w:val="annotation reference"/>
    <w:basedOn w:val="a0"/>
    <w:uiPriority w:val="99"/>
    <w:semiHidden/>
    <w:unhideWhenUsed/>
    <w:rsid w:val="00F31096"/>
    <w:rPr>
      <w:sz w:val="18"/>
      <w:szCs w:val="18"/>
    </w:rPr>
  </w:style>
  <w:style w:type="paragraph" w:styleId="a9">
    <w:name w:val="annotation text"/>
    <w:basedOn w:val="a"/>
    <w:link w:val="aa"/>
    <w:uiPriority w:val="99"/>
    <w:unhideWhenUsed/>
    <w:rsid w:val="00F31096"/>
  </w:style>
  <w:style w:type="character" w:customStyle="1" w:styleId="aa">
    <w:name w:val="註解文字 字元"/>
    <w:basedOn w:val="a0"/>
    <w:link w:val="a9"/>
    <w:uiPriority w:val="99"/>
    <w:rsid w:val="00F31096"/>
  </w:style>
  <w:style w:type="paragraph" w:styleId="ab">
    <w:name w:val="annotation subject"/>
    <w:basedOn w:val="a9"/>
    <w:next w:val="a9"/>
    <w:link w:val="ac"/>
    <w:uiPriority w:val="99"/>
    <w:semiHidden/>
    <w:unhideWhenUsed/>
    <w:rsid w:val="00F31096"/>
    <w:rPr>
      <w:b/>
      <w:bCs/>
    </w:rPr>
  </w:style>
  <w:style w:type="character" w:customStyle="1" w:styleId="ac">
    <w:name w:val="註解主旨 字元"/>
    <w:basedOn w:val="aa"/>
    <w:link w:val="ab"/>
    <w:uiPriority w:val="99"/>
    <w:semiHidden/>
    <w:rsid w:val="00F310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9578">
      <w:bodyDiv w:val="1"/>
      <w:marLeft w:val="0"/>
      <w:marRight w:val="0"/>
      <w:marTop w:val="0"/>
      <w:marBottom w:val="0"/>
      <w:divBdr>
        <w:top w:val="none" w:sz="0" w:space="0" w:color="auto"/>
        <w:left w:val="none" w:sz="0" w:space="0" w:color="auto"/>
        <w:bottom w:val="none" w:sz="0" w:space="0" w:color="auto"/>
        <w:right w:val="none" w:sz="0" w:space="0" w:color="auto"/>
      </w:divBdr>
    </w:div>
    <w:div w:id="124929957">
      <w:bodyDiv w:val="1"/>
      <w:marLeft w:val="0"/>
      <w:marRight w:val="0"/>
      <w:marTop w:val="0"/>
      <w:marBottom w:val="0"/>
      <w:divBdr>
        <w:top w:val="none" w:sz="0" w:space="0" w:color="auto"/>
        <w:left w:val="none" w:sz="0" w:space="0" w:color="auto"/>
        <w:bottom w:val="none" w:sz="0" w:space="0" w:color="auto"/>
        <w:right w:val="none" w:sz="0" w:space="0" w:color="auto"/>
      </w:divBdr>
    </w:div>
    <w:div w:id="142047600">
      <w:bodyDiv w:val="1"/>
      <w:marLeft w:val="0"/>
      <w:marRight w:val="0"/>
      <w:marTop w:val="0"/>
      <w:marBottom w:val="0"/>
      <w:divBdr>
        <w:top w:val="none" w:sz="0" w:space="0" w:color="auto"/>
        <w:left w:val="none" w:sz="0" w:space="0" w:color="auto"/>
        <w:bottom w:val="none" w:sz="0" w:space="0" w:color="auto"/>
        <w:right w:val="none" w:sz="0" w:space="0" w:color="auto"/>
      </w:divBdr>
    </w:div>
    <w:div w:id="232355913">
      <w:bodyDiv w:val="1"/>
      <w:marLeft w:val="0"/>
      <w:marRight w:val="0"/>
      <w:marTop w:val="0"/>
      <w:marBottom w:val="0"/>
      <w:divBdr>
        <w:top w:val="none" w:sz="0" w:space="0" w:color="auto"/>
        <w:left w:val="none" w:sz="0" w:space="0" w:color="auto"/>
        <w:bottom w:val="none" w:sz="0" w:space="0" w:color="auto"/>
        <w:right w:val="none" w:sz="0" w:space="0" w:color="auto"/>
      </w:divBdr>
    </w:div>
    <w:div w:id="399642544">
      <w:bodyDiv w:val="1"/>
      <w:marLeft w:val="0"/>
      <w:marRight w:val="0"/>
      <w:marTop w:val="0"/>
      <w:marBottom w:val="0"/>
      <w:divBdr>
        <w:top w:val="none" w:sz="0" w:space="0" w:color="auto"/>
        <w:left w:val="none" w:sz="0" w:space="0" w:color="auto"/>
        <w:bottom w:val="none" w:sz="0" w:space="0" w:color="auto"/>
        <w:right w:val="none" w:sz="0" w:space="0" w:color="auto"/>
      </w:divBdr>
    </w:div>
    <w:div w:id="415830925">
      <w:bodyDiv w:val="1"/>
      <w:marLeft w:val="0"/>
      <w:marRight w:val="0"/>
      <w:marTop w:val="0"/>
      <w:marBottom w:val="0"/>
      <w:divBdr>
        <w:top w:val="none" w:sz="0" w:space="0" w:color="auto"/>
        <w:left w:val="none" w:sz="0" w:space="0" w:color="auto"/>
        <w:bottom w:val="none" w:sz="0" w:space="0" w:color="auto"/>
        <w:right w:val="none" w:sz="0" w:space="0" w:color="auto"/>
      </w:divBdr>
    </w:div>
    <w:div w:id="467213321">
      <w:bodyDiv w:val="1"/>
      <w:marLeft w:val="0"/>
      <w:marRight w:val="0"/>
      <w:marTop w:val="0"/>
      <w:marBottom w:val="0"/>
      <w:divBdr>
        <w:top w:val="none" w:sz="0" w:space="0" w:color="auto"/>
        <w:left w:val="none" w:sz="0" w:space="0" w:color="auto"/>
        <w:bottom w:val="none" w:sz="0" w:space="0" w:color="auto"/>
        <w:right w:val="none" w:sz="0" w:space="0" w:color="auto"/>
      </w:divBdr>
    </w:div>
    <w:div w:id="584610974">
      <w:bodyDiv w:val="1"/>
      <w:marLeft w:val="0"/>
      <w:marRight w:val="0"/>
      <w:marTop w:val="0"/>
      <w:marBottom w:val="0"/>
      <w:divBdr>
        <w:top w:val="none" w:sz="0" w:space="0" w:color="auto"/>
        <w:left w:val="none" w:sz="0" w:space="0" w:color="auto"/>
        <w:bottom w:val="none" w:sz="0" w:space="0" w:color="auto"/>
        <w:right w:val="none" w:sz="0" w:space="0" w:color="auto"/>
      </w:divBdr>
    </w:div>
    <w:div w:id="589897352">
      <w:bodyDiv w:val="1"/>
      <w:marLeft w:val="0"/>
      <w:marRight w:val="0"/>
      <w:marTop w:val="0"/>
      <w:marBottom w:val="0"/>
      <w:divBdr>
        <w:top w:val="none" w:sz="0" w:space="0" w:color="auto"/>
        <w:left w:val="none" w:sz="0" w:space="0" w:color="auto"/>
        <w:bottom w:val="none" w:sz="0" w:space="0" w:color="auto"/>
        <w:right w:val="none" w:sz="0" w:space="0" w:color="auto"/>
      </w:divBdr>
    </w:div>
    <w:div w:id="624586279">
      <w:bodyDiv w:val="1"/>
      <w:marLeft w:val="0"/>
      <w:marRight w:val="0"/>
      <w:marTop w:val="0"/>
      <w:marBottom w:val="0"/>
      <w:divBdr>
        <w:top w:val="none" w:sz="0" w:space="0" w:color="auto"/>
        <w:left w:val="none" w:sz="0" w:space="0" w:color="auto"/>
        <w:bottom w:val="none" w:sz="0" w:space="0" w:color="auto"/>
        <w:right w:val="none" w:sz="0" w:space="0" w:color="auto"/>
      </w:divBdr>
    </w:div>
    <w:div w:id="665475952">
      <w:bodyDiv w:val="1"/>
      <w:marLeft w:val="0"/>
      <w:marRight w:val="0"/>
      <w:marTop w:val="0"/>
      <w:marBottom w:val="0"/>
      <w:divBdr>
        <w:top w:val="none" w:sz="0" w:space="0" w:color="auto"/>
        <w:left w:val="none" w:sz="0" w:space="0" w:color="auto"/>
        <w:bottom w:val="none" w:sz="0" w:space="0" w:color="auto"/>
        <w:right w:val="none" w:sz="0" w:space="0" w:color="auto"/>
      </w:divBdr>
    </w:div>
    <w:div w:id="666371055">
      <w:bodyDiv w:val="1"/>
      <w:marLeft w:val="0"/>
      <w:marRight w:val="0"/>
      <w:marTop w:val="0"/>
      <w:marBottom w:val="0"/>
      <w:divBdr>
        <w:top w:val="none" w:sz="0" w:space="0" w:color="auto"/>
        <w:left w:val="none" w:sz="0" w:space="0" w:color="auto"/>
        <w:bottom w:val="none" w:sz="0" w:space="0" w:color="auto"/>
        <w:right w:val="none" w:sz="0" w:space="0" w:color="auto"/>
      </w:divBdr>
    </w:div>
    <w:div w:id="678002347">
      <w:bodyDiv w:val="1"/>
      <w:marLeft w:val="0"/>
      <w:marRight w:val="0"/>
      <w:marTop w:val="0"/>
      <w:marBottom w:val="0"/>
      <w:divBdr>
        <w:top w:val="none" w:sz="0" w:space="0" w:color="auto"/>
        <w:left w:val="none" w:sz="0" w:space="0" w:color="auto"/>
        <w:bottom w:val="none" w:sz="0" w:space="0" w:color="auto"/>
        <w:right w:val="none" w:sz="0" w:space="0" w:color="auto"/>
      </w:divBdr>
    </w:div>
    <w:div w:id="893733062">
      <w:bodyDiv w:val="1"/>
      <w:marLeft w:val="0"/>
      <w:marRight w:val="0"/>
      <w:marTop w:val="0"/>
      <w:marBottom w:val="0"/>
      <w:divBdr>
        <w:top w:val="none" w:sz="0" w:space="0" w:color="auto"/>
        <w:left w:val="none" w:sz="0" w:space="0" w:color="auto"/>
        <w:bottom w:val="none" w:sz="0" w:space="0" w:color="auto"/>
        <w:right w:val="none" w:sz="0" w:space="0" w:color="auto"/>
      </w:divBdr>
    </w:div>
    <w:div w:id="975642950">
      <w:bodyDiv w:val="1"/>
      <w:marLeft w:val="0"/>
      <w:marRight w:val="0"/>
      <w:marTop w:val="0"/>
      <w:marBottom w:val="0"/>
      <w:divBdr>
        <w:top w:val="none" w:sz="0" w:space="0" w:color="auto"/>
        <w:left w:val="none" w:sz="0" w:space="0" w:color="auto"/>
        <w:bottom w:val="none" w:sz="0" w:space="0" w:color="auto"/>
        <w:right w:val="none" w:sz="0" w:space="0" w:color="auto"/>
      </w:divBdr>
    </w:div>
    <w:div w:id="1046879279">
      <w:bodyDiv w:val="1"/>
      <w:marLeft w:val="0"/>
      <w:marRight w:val="0"/>
      <w:marTop w:val="0"/>
      <w:marBottom w:val="0"/>
      <w:divBdr>
        <w:top w:val="none" w:sz="0" w:space="0" w:color="auto"/>
        <w:left w:val="none" w:sz="0" w:space="0" w:color="auto"/>
        <w:bottom w:val="none" w:sz="0" w:space="0" w:color="auto"/>
        <w:right w:val="none" w:sz="0" w:space="0" w:color="auto"/>
      </w:divBdr>
    </w:div>
    <w:div w:id="1272006367">
      <w:bodyDiv w:val="1"/>
      <w:marLeft w:val="0"/>
      <w:marRight w:val="0"/>
      <w:marTop w:val="0"/>
      <w:marBottom w:val="0"/>
      <w:divBdr>
        <w:top w:val="none" w:sz="0" w:space="0" w:color="auto"/>
        <w:left w:val="none" w:sz="0" w:space="0" w:color="auto"/>
        <w:bottom w:val="none" w:sz="0" w:space="0" w:color="auto"/>
        <w:right w:val="none" w:sz="0" w:space="0" w:color="auto"/>
      </w:divBdr>
    </w:div>
    <w:div w:id="1279288642">
      <w:bodyDiv w:val="1"/>
      <w:marLeft w:val="0"/>
      <w:marRight w:val="0"/>
      <w:marTop w:val="0"/>
      <w:marBottom w:val="0"/>
      <w:divBdr>
        <w:top w:val="none" w:sz="0" w:space="0" w:color="auto"/>
        <w:left w:val="none" w:sz="0" w:space="0" w:color="auto"/>
        <w:bottom w:val="none" w:sz="0" w:space="0" w:color="auto"/>
        <w:right w:val="none" w:sz="0" w:space="0" w:color="auto"/>
      </w:divBdr>
    </w:div>
    <w:div w:id="1326086089">
      <w:bodyDiv w:val="1"/>
      <w:marLeft w:val="0"/>
      <w:marRight w:val="0"/>
      <w:marTop w:val="0"/>
      <w:marBottom w:val="0"/>
      <w:divBdr>
        <w:top w:val="none" w:sz="0" w:space="0" w:color="auto"/>
        <w:left w:val="none" w:sz="0" w:space="0" w:color="auto"/>
        <w:bottom w:val="none" w:sz="0" w:space="0" w:color="auto"/>
        <w:right w:val="none" w:sz="0" w:space="0" w:color="auto"/>
      </w:divBdr>
    </w:div>
    <w:div w:id="1360007886">
      <w:bodyDiv w:val="1"/>
      <w:marLeft w:val="0"/>
      <w:marRight w:val="0"/>
      <w:marTop w:val="0"/>
      <w:marBottom w:val="0"/>
      <w:divBdr>
        <w:top w:val="none" w:sz="0" w:space="0" w:color="auto"/>
        <w:left w:val="none" w:sz="0" w:space="0" w:color="auto"/>
        <w:bottom w:val="none" w:sz="0" w:space="0" w:color="auto"/>
        <w:right w:val="none" w:sz="0" w:space="0" w:color="auto"/>
      </w:divBdr>
    </w:div>
    <w:div w:id="1654724980">
      <w:bodyDiv w:val="1"/>
      <w:marLeft w:val="0"/>
      <w:marRight w:val="0"/>
      <w:marTop w:val="0"/>
      <w:marBottom w:val="0"/>
      <w:divBdr>
        <w:top w:val="none" w:sz="0" w:space="0" w:color="auto"/>
        <w:left w:val="none" w:sz="0" w:space="0" w:color="auto"/>
        <w:bottom w:val="none" w:sz="0" w:space="0" w:color="auto"/>
        <w:right w:val="none" w:sz="0" w:space="0" w:color="auto"/>
      </w:divBdr>
    </w:div>
    <w:div w:id="1813211374">
      <w:bodyDiv w:val="1"/>
      <w:marLeft w:val="0"/>
      <w:marRight w:val="0"/>
      <w:marTop w:val="0"/>
      <w:marBottom w:val="0"/>
      <w:divBdr>
        <w:top w:val="none" w:sz="0" w:space="0" w:color="auto"/>
        <w:left w:val="none" w:sz="0" w:space="0" w:color="auto"/>
        <w:bottom w:val="none" w:sz="0" w:space="0" w:color="auto"/>
        <w:right w:val="none" w:sz="0" w:space="0" w:color="auto"/>
      </w:divBdr>
    </w:div>
    <w:div w:id="1828671706">
      <w:bodyDiv w:val="1"/>
      <w:marLeft w:val="0"/>
      <w:marRight w:val="0"/>
      <w:marTop w:val="0"/>
      <w:marBottom w:val="0"/>
      <w:divBdr>
        <w:top w:val="none" w:sz="0" w:space="0" w:color="auto"/>
        <w:left w:val="none" w:sz="0" w:space="0" w:color="auto"/>
        <w:bottom w:val="none" w:sz="0" w:space="0" w:color="auto"/>
        <w:right w:val="none" w:sz="0" w:space="0" w:color="auto"/>
      </w:divBdr>
    </w:div>
    <w:div w:id="1834106880">
      <w:bodyDiv w:val="1"/>
      <w:marLeft w:val="0"/>
      <w:marRight w:val="0"/>
      <w:marTop w:val="0"/>
      <w:marBottom w:val="0"/>
      <w:divBdr>
        <w:top w:val="none" w:sz="0" w:space="0" w:color="auto"/>
        <w:left w:val="none" w:sz="0" w:space="0" w:color="auto"/>
        <w:bottom w:val="none" w:sz="0" w:space="0" w:color="auto"/>
        <w:right w:val="none" w:sz="0" w:space="0" w:color="auto"/>
      </w:divBdr>
    </w:div>
    <w:div w:id="1836990609">
      <w:bodyDiv w:val="1"/>
      <w:marLeft w:val="0"/>
      <w:marRight w:val="0"/>
      <w:marTop w:val="0"/>
      <w:marBottom w:val="0"/>
      <w:divBdr>
        <w:top w:val="none" w:sz="0" w:space="0" w:color="auto"/>
        <w:left w:val="none" w:sz="0" w:space="0" w:color="auto"/>
        <w:bottom w:val="none" w:sz="0" w:space="0" w:color="auto"/>
        <w:right w:val="none" w:sz="0" w:space="0" w:color="auto"/>
      </w:divBdr>
    </w:div>
    <w:div w:id="1937403911">
      <w:bodyDiv w:val="1"/>
      <w:marLeft w:val="0"/>
      <w:marRight w:val="0"/>
      <w:marTop w:val="0"/>
      <w:marBottom w:val="0"/>
      <w:divBdr>
        <w:top w:val="none" w:sz="0" w:space="0" w:color="auto"/>
        <w:left w:val="none" w:sz="0" w:space="0" w:color="auto"/>
        <w:bottom w:val="none" w:sz="0" w:space="0" w:color="auto"/>
        <w:right w:val="none" w:sz="0" w:space="0" w:color="auto"/>
      </w:divBdr>
    </w:div>
    <w:div w:id="2022270750">
      <w:bodyDiv w:val="1"/>
      <w:marLeft w:val="0"/>
      <w:marRight w:val="0"/>
      <w:marTop w:val="0"/>
      <w:marBottom w:val="0"/>
      <w:divBdr>
        <w:top w:val="none" w:sz="0" w:space="0" w:color="auto"/>
        <w:left w:val="none" w:sz="0" w:space="0" w:color="auto"/>
        <w:bottom w:val="none" w:sz="0" w:space="0" w:color="auto"/>
        <w:right w:val="none" w:sz="0" w:space="0" w:color="auto"/>
      </w:divBdr>
    </w:div>
    <w:div w:id="2023969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bank.sinopac.com/sinopacBT/webevents/ec/mmapromotion/index.html"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bank.sinopac.com/sinopacBT/webevents/dawho/hot/event-who200/" TargetMode="External"/><Relationship Id="rId18" Type="http://schemas.openxmlformats.org/officeDocument/2006/relationships/hyperlink" Target="https://bank.sinopac.com/sinopacBT/webevents/dawho/hot/event-who200/" TargetMode="External"/><Relationship Id="rId3" Type="http://schemas.openxmlformats.org/officeDocument/2006/relationships/styles" Target="style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hyperlink" Target="https://www.sinopac.com/footer/2018122510273284900000000000071.html" TargetMode="External"/><Relationship Id="rId2" Type="http://schemas.openxmlformats.org/officeDocument/2006/relationships/numbering" Target="numbering.xml"/><Relationship Id="rId16" Type="http://schemas.openxmlformats.org/officeDocument/2006/relationships/hyperlink" Target="https://apply.sinopac.com/applyweb/QuickAccount/html/05_%E5%80%8B%E8%B3%87%E6%B3%95%E5%91%8A%E7%9F%A5%E7%BE%A9%E5%8B%99_2024.07.pdf"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sinopac.com/footer/2018122510273284900000000000071.html"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apply.sinopac.com/applyweb/QuickAccount/html/05_%E5%80%8B%E8%B3%87%E6%B3%95%E5%91%8A%E7%9F%A5%E7%BE%A9%E5%8B%99_2024.07.pdf"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66CED-BB7C-470C-8E93-E60DE349D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686</Words>
  <Characters>3914</Characters>
  <Application>Microsoft Office Word</Application>
  <DocSecurity>0</DocSecurity>
  <Lines>32</Lines>
  <Paragraphs>9</Paragraphs>
  <ScaleCrop>false</ScaleCrop>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林青燕-數位客群部-永豐銀行</dc:creator>
  <cp:keywords/>
  <dc:description/>
  <cp:lastModifiedBy>林忻儒-數位客群部-永豐銀行</cp:lastModifiedBy>
  <cp:revision>59</cp:revision>
  <dcterms:created xsi:type="dcterms:W3CDTF">2024-09-16T10:30:00Z</dcterms:created>
  <dcterms:modified xsi:type="dcterms:W3CDTF">2024-09-19T07:34:00Z</dcterms:modified>
</cp:coreProperties>
</file>