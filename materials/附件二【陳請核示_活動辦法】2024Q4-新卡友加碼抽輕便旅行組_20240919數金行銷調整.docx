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3EDAD" w14:textId="7B908461" w:rsidR="00A11D52" w:rsidRDefault="0083633C" w:rsidP="00666A09">
      <w:pPr>
        <w:pStyle w:val="Default"/>
        <w:snapToGrid w:val="0"/>
        <w:ind w:rightChars="-142" w:right="-341"/>
        <w:contextualSpacing/>
        <w:jc w:val="center"/>
        <w:rPr>
          <w:rFonts w:ascii="標楷體" w:eastAsia="標楷體" w:hAnsi="標楷體"/>
          <w:b/>
          <w:bCs/>
          <w:sz w:val="44"/>
          <w:szCs w:val="44"/>
        </w:rPr>
      </w:pPr>
      <w:r w:rsidRPr="00E23358">
        <w:rPr>
          <w:rFonts w:ascii="標楷體" w:eastAsia="標楷體" w:hAnsi="標楷體" w:hint="eastAsia"/>
          <w:b/>
          <w:bCs/>
          <w:sz w:val="44"/>
          <w:szCs w:val="44"/>
        </w:rPr>
        <w:t>「</w:t>
      </w:r>
      <w:bookmarkStart w:id="0" w:name="_Hlk175642641"/>
      <w:r w:rsidR="00D51276">
        <w:rPr>
          <w:rFonts w:ascii="標楷體" w:eastAsia="標楷體" w:hAnsi="標楷體" w:hint="eastAsia"/>
          <w:b/>
          <w:bCs/>
          <w:sz w:val="44"/>
          <w:szCs w:val="44"/>
        </w:rPr>
        <w:t>卡友完成任務抽</w:t>
      </w:r>
      <w:r w:rsidR="009528B8">
        <w:rPr>
          <w:rFonts w:ascii="標楷體" w:eastAsia="標楷體" w:hAnsi="標楷體" w:hint="eastAsia"/>
          <w:b/>
          <w:bCs/>
          <w:sz w:val="44"/>
          <w:szCs w:val="44"/>
        </w:rPr>
        <w:t xml:space="preserve"> </w:t>
      </w:r>
      <w:bookmarkStart w:id="1" w:name="_Hlk176279672"/>
      <w:r w:rsidR="009528B8">
        <w:rPr>
          <w:rFonts w:ascii="標楷體" w:eastAsia="標楷體" w:hAnsi="標楷體" w:hint="eastAsia"/>
          <w:b/>
          <w:bCs/>
          <w:sz w:val="44"/>
          <w:szCs w:val="44"/>
        </w:rPr>
        <w:t>輕便旅行</w:t>
      </w:r>
      <w:bookmarkEnd w:id="1"/>
      <w:r w:rsidR="00D51276">
        <w:rPr>
          <w:rFonts w:ascii="標楷體" w:eastAsia="標楷體" w:hAnsi="標楷體" w:hint="eastAsia"/>
          <w:b/>
          <w:bCs/>
          <w:sz w:val="44"/>
          <w:szCs w:val="44"/>
        </w:rPr>
        <w:t>組</w:t>
      </w:r>
      <w:bookmarkEnd w:id="0"/>
      <w:r w:rsidRPr="00E23358">
        <w:rPr>
          <w:rFonts w:ascii="標楷體" w:eastAsia="標楷體" w:hAnsi="標楷體" w:hint="eastAsia"/>
          <w:b/>
          <w:bCs/>
          <w:sz w:val="44"/>
          <w:szCs w:val="44"/>
        </w:rPr>
        <w:t>」</w:t>
      </w:r>
    </w:p>
    <w:p w14:paraId="6D13B637" w14:textId="005CCA92" w:rsidR="0083633C" w:rsidRPr="00E23358" w:rsidRDefault="0083633C" w:rsidP="00666A09">
      <w:pPr>
        <w:pStyle w:val="Default"/>
        <w:snapToGrid w:val="0"/>
        <w:ind w:rightChars="-142" w:right="-341"/>
        <w:contextualSpacing/>
        <w:jc w:val="center"/>
        <w:rPr>
          <w:rFonts w:ascii="標楷體" w:eastAsia="標楷體" w:hAnsi="標楷體"/>
          <w:b/>
          <w:bCs/>
          <w:sz w:val="44"/>
          <w:szCs w:val="44"/>
        </w:rPr>
      </w:pPr>
      <w:r w:rsidRPr="00E23358">
        <w:rPr>
          <w:rFonts w:ascii="標楷體" w:eastAsia="標楷體" w:hAnsi="標楷體" w:hint="eastAsia"/>
          <w:b/>
          <w:bCs/>
          <w:sz w:val="44"/>
          <w:szCs w:val="44"/>
        </w:rPr>
        <w:t>活動辦法</w:t>
      </w:r>
    </w:p>
    <w:p w14:paraId="28424914" w14:textId="0161C8B6"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一、活動名稱：</w:t>
      </w:r>
      <w:r w:rsidR="00885F97" w:rsidRPr="00885F97">
        <w:rPr>
          <w:rFonts w:ascii="標楷體" w:eastAsia="標楷體" w:hAnsi="標楷體" w:hint="eastAsia"/>
          <w:sz w:val="23"/>
          <w:szCs w:val="23"/>
        </w:rPr>
        <w:t>「</w:t>
      </w:r>
      <w:r w:rsidR="00D51276" w:rsidRPr="00D51276">
        <w:rPr>
          <w:rFonts w:ascii="標楷體" w:eastAsia="標楷體" w:hAnsi="標楷體" w:hint="eastAsia"/>
          <w:sz w:val="23"/>
          <w:szCs w:val="23"/>
        </w:rPr>
        <w:t xml:space="preserve">卡友完成任務抽 </w:t>
      </w:r>
      <w:r w:rsidR="009528B8" w:rsidRPr="009528B8">
        <w:rPr>
          <w:rFonts w:ascii="標楷體" w:eastAsia="標楷體" w:hAnsi="標楷體" w:hint="eastAsia"/>
          <w:sz w:val="23"/>
          <w:szCs w:val="23"/>
        </w:rPr>
        <w:t>輕便旅行</w:t>
      </w:r>
      <w:r w:rsidR="00D51276" w:rsidRPr="00D51276">
        <w:rPr>
          <w:rFonts w:ascii="標楷體" w:eastAsia="標楷體" w:hAnsi="標楷體" w:hint="eastAsia"/>
          <w:sz w:val="23"/>
          <w:szCs w:val="23"/>
        </w:rPr>
        <w:t>組</w:t>
      </w:r>
      <w:r w:rsidR="00885F97" w:rsidRPr="00885F97">
        <w:rPr>
          <w:rFonts w:ascii="標楷體" w:eastAsia="標楷體" w:hAnsi="標楷體" w:hint="eastAsia"/>
          <w:sz w:val="23"/>
          <w:szCs w:val="23"/>
        </w:rPr>
        <w:t>」</w:t>
      </w:r>
      <w:r w:rsidRPr="00296090">
        <w:rPr>
          <w:rFonts w:ascii="標楷體" w:eastAsia="標楷體" w:hAnsi="標楷體" w:hint="eastAsia"/>
          <w:sz w:val="23"/>
          <w:szCs w:val="23"/>
        </w:rPr>
        <w:t>活動</w:t>
      </w:r>
    </w:p>
    <w:p w14:paraId="11FA49BA" w14:textId="038F89D5"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二、活動期間：</w:t>
      </w:r>
      <w:r w:rsidR="007B4896">
        <w:rPr>
          <w:rFonts w:ascii="標楷體" w:eastAsia="標楷體" w:hAnsi="標楷體" w:hint="eastAsia"/>
          <w:sz w:val="23"/>
          <w:szCs w:val="23"/>
        </w:rPr>
        <w:t>即日起</w:t>
      </w:r>
      <w:r w:rsidR="002F545E">
        <w:rPr>
          <w:rFonts w:ascii="標楷體" w:eastAsia="標楷體" w:hAnsi="標楷體" w:hint="eastAsia"/>
          <w:sz w:val="23"/>
          <w:szCs w:val="23"/>
        </w:rPr>
        <w:t>-</w:t>
      </w:r>
      <w:r w:rsidRPr="00296090">
        <w:rPr>
          <w:rFonts w:ascii="標楷體" w:eastAsia="標楷體" w:hAnsi="標楷體"/>
          <w:sz w:val="23"/>
          <w:szCs w:val="23"/>
        </w:rPr>
        <w:t>202</w:t>
      </w:r>
      <w:r w:rsidRPr="00296090">
        <w:rPr>
          <w:rFonts w:ascii="標楷體" w:eastAsia="標楷體" w:hAnsi="標楷體" w:hint="eastAsia"/>
          <w:sz w:val="23"/>
          <w:szCs w:val="23"/>
        </w:rPr>
        <w:t>4</w:t>
      </w:r>
      <w:r w:rsidR="002F545E">
        <w:rPr>
          <w:rFonts w:ascii="標楷體" w:eastAsia="標楷體" w:hAnsi="標楷體" w:hint="eastAsia"/>
          <w:sz w:val="23"/>
          <w:szCs w:val="23"/>
        </w:rPr>
        <w:t>/</w:t>
      </w:r>
      <w:r w:rsidR="00E04851">
        <w:rPr>
          <w:rFonts w:ascii="標楷體" w:eastAsia="標楷體" w:hAnsi="標楷體" w:hint="eastAsia"/>
          <w:sz w:val="23"/>
          <w:szCs w:val="23"/>
        </w:rPr>
        <w:t>1</w:t>
      </w:r>
      <w:r w:rsidR="005320A1">
        <w:rPr>
          <w:rFonts w:ascii="標楷體" w:eastAsia="標楷體" w:hAnsi="標楷體" w:hint="eastAsia"/>
          <w:sz w:val="23"/>
          <w:szCs w:val="23"/>
        </w:rPr>
        <w:t>1</w:t>
      </w:r>
      <w:r w:rsidR="002F545E">
        <w:rPr>
          <w:rFonts w:ascii="標楷體" w:eastAsia="標楷體" w:hAnsi="標楷體" w:hint="eastAsia"/>
          <w:sz w:val="23"/>
          <w:szCs w:val="23"/>
        </w:rPr>
        <w:t>/</w:t>
      </w:r>
      <w:r w:rsidR="00E14DF9">
        <w:rPr>
          <w:rFonts w:ascii="標楷體" w:eastAsia="標楷體" w:hAnsi="標楷體" w:hint="eastAsia"/>
          <w:sz w:val="23"/>
          <w:szCs w:val="23"/>
        </w:rPr>
        <w:t>3</w:t>
      </w:r>
      <w:r w:rsidR="005320A1">
        <w:rPr>
          <w:rFonts w:ascii="標楷體" w:eastAsia="標楷體" w:hAnsi="標楷體" w:hint="eastAsia"/>
          <w:sz w:val="23"/>
          <w:szCs w:val="23"/>
        </w:rPr>
        <w:t>0</w:t>
      </w:r>
      <w:r w:rsidRPr="00296090">
        <w:rPr>
          <w:rFonts w:ascii="標楷體" w:eastAsia="標楷體" w:hAnsi="標楷體" w:hint="eastAsia"/>
          <w:sz w:val="23"/>
          <w:szCs w:val="23"/>
        </w:rPr>
        <w:t>。</w:t>
      </w:r>
    </w:p>
    <w:p w14:paraId="49EB26A8" w14:textId="73190B9B"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三、活動對象：</w:t>
      </w:r>
      <w:r w:rsidR="005320A1">
        <w:rPr>
          <w:rFonts w:ascii="標楷體" w:eastAsia="標楷體" w:hAnsi="標楷體" w:hint="eastAsia"/>
          <w:sz w:val="23"/>
          <w:szCs w:val="23"/>
        </w:rPr>
        <w:t>永豐銀行新卡友</w:t>
      </w:r>
      <w:r w:rsidRPr="00296090">
        <w:rPr>
          <w:rFonts w:ascii="標楷體" w:eastAsia="標楷體" w:hAnsi="標楷體" w:hint="eastAsia"/>
          <w:sz w:val="23"/>
          <w:szCs w:val="23"/>
        </w:rPr>
        <w:t>。</w:t>
      </w:r>
      <w:r w:rsidR="00BC44CB" w:rsidRPr="00296090">
        <w:rPr>
          <w:rFonts w:ascii="標楷體" w:eastAsia="標楷體" w:hAnsi="標楷體" w:hint="eastAsia"/>
          <w:sz w:val="23"/>
          <w:szCs w:val="23"/>
        </w:rPr>
        <w:t>（</w:t>
      </w:r>
      <w:r w:rsidR="00BC44CB">
        <w:rPr>
          <w:rFonts w:ascii="標楷體" w:eastAsia="標楷體" w:hAnsi="標楷體" w:hint="eastAsia"/>
          <w:sz w:val="23"/>
          <w:szCs w:val="23"/>
        </w:rPr>
        <w:t>不限卡別</w:t>
      </w:r>
      <w:r w:rsidR="00BC44CB" w:rsidRPr="00296090">
        <w:rPr>
          <w:rFonts w:ascii="標楷體" w:eastAsia="標楷體" w:hAnsi="標楷體" w:hint="eastAsia"/>
          <w:sz w:val="23"/>
          <w:szCs w:val="23"/>
        </w:rPr>
        <w:t>）</w:t>
      </w:r>
    </w:p>
    <w:p w14:paraId="79304A96" w14:textId="4CAA5B6C" w:rsidR="00397480"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四、活動說明：</w:t>
      </w:r>
    </w:p>
    <w:p w14:paraId="42327989" w14:textId="3CA71BBB" w:rsidR="00397480" w:rsidRPr="00296090" w:rsidRDefault="0083633C" w:rsidP="00BA45B6">
      <w:pPr>
        <w:pStyle w:val="Default"/>
        <w:ind w:leftChars="100" w:left="240"/>
        <w:jc w:val="both"/>
        <w:rPr>
          <w:rFonts w:ascii="標楷體" w:eastAsia="標楷體" w:hAnsi="標楷體"/>
          <w:sz w:val="23"/>
          <w:szCs w:val="23"/>
        </w:rPr>
      </w:pPr>
      <w:r w:rsidRPr="00296090">
        <w:rPr>
          <w:rFonts w:ascii="標楷體" w:eastAsia="標楷體" w:hAnsi="標楷體"/>
          <w:sz w:val="23"/>
          <w:szCs w:val="23"/>
        </w:rPr>
        <w:t>(</w:t>
      </w:r>
      <w:proofErr w:type="gramStart"/>
      <w:r w:rsidR="006C0E93" w:rsidRPr="00296090">
        <w:rPr>
          <w:rFonts w:ascii="標楷體" w:eastAsia="標楷體" w:hAnsi="標楷體" w:hint="eastAsia"/>
          <w:sz w:val="23"/>
          <w:szCs w:val="23"/>
        </w:rPr>
        <w:t>一</w:t>
      </w:r>
      <w:proofErr w:type="gramEnd"/>
      <w:r w:rsidRPr="00296090">
        <w:rPr>
          <w:rFonts w:ascii="標楷體" w:eastAsia="標楷體" w:hAnsi="標楷體"/>
          <w:sz w:val="23"/>
          <w:szCs w:val="23"/>
        </w:rPr>
        <w:t xml:space="preserve">) </w:t>
      </w:r>
      <w:r w:rsidR="00397480" w:rsidRPr="00296090">
        <w:rPr>
          <w:rFonts w:ascii="標楷體" w:eastAsia="標楷體" w:hAnsi="標楷體" w:hint="eastAsia"/>
          <w:sz w:val="23"/>
          <w:szCs w:val="23"/>
        </w:rPr>
        <w:t>活動資格</w:t>
      </w:r>
      <w:r w:rsidR="003B400F" w:rsidRPr="00296090">
        <w:rPr>
          <w:rFonts w:ascii="標楷體" w:eastAsia="標楷體" w:hAnsi="標楷體" w:hint="eastAsia"/>
          <w:sz w:val="23"/>
          <w:szCs w:val="23"/>
        </w:rPr>
        <w:t>:</w:t>
      </w:r>
      <w:r w:rsidR="00BC44CB" w:rsidRPr="00BC44CB">
        <w:rPr>
          <w:rFonts w:hint="eastAsia"/>
        </w:rPr>
        <w:t xml:space="preserve"> </w:t>
      </w:r>
      <w:r w:rsidR="00BC44CB">
        <w:rPr>
          <w:rFonts w:ascii="標楷體" w:eastAsia="標楷體" w:hAnsi="標楷體" w:hint="eastAsia"/>
          <w:sz w:val="23"/>
          <w:szCs w:val="23"/>
        </w:rPr>
        <w:t>新申辦</w:t>
      </w:r>
      <w:r w:rsidR="00BC44CB" w:rsidRPr="00BC44CB">
        <w:rPr>
          <w:rFonts w:ascii="標楷體" w:eastAsia="標楷體" w:hAnsi="標楷體" w:hint="eastAsia"/>
          <w:sz w:val="23"/>
          <w:szCs w:val="23"/>
        </w:rPr>
        <w:t>永豐銀行任</w:t>
      </w:r>
      <w:proofErr w:type="gramStart"/>
      <w:r w:rsidR="00BC44CB" w:rsidRPr="00BC44CB">
        <w:rPr>
          <w:rFonts w:ascii="標楷體" w:eastAsia="標楷體" w:hAnsi="標楷體" w:hint="eastAsia"/>
          <w:sz w:val="23"/>
          <w:szCs w:val="23"/>
        </w:rPr>
        <w:t>一</w:t>
      </w:r>
      <w:proofErr w:type="gramEnd"/>
      <w:r w:rsidR="00BC44CB" w:rsidRPr="00BC44CB">
        <w:rPr>
          <w:rFonts w:ascii="標楷體" w:eastAsia="標楷體" w:hAnsi="標楷體" w:hint="eastAsia"/>
          <w:sz w:val="23"/>
          <w:szCs w:val="23"/>
        </w:rPr>
        <w:t>信用卡</w:t>
      </w:r>
      <w:r w:rsidR="00BC44CB">
        <w:rPr>
          <w:rFonts w:ascii="標楷體" w:eastAsia="標楷體" w:hAnsi="標楷體" w:hint="eastAsia"/>
          <w:sz w:val="23"/>
          <w:szCs w:val="23"/>
        </w:rPr>
        <w:t>，</w:t>
      </w:r>
      <w:r w:rsidR="00BC44CB" w:rsidRPr="00BC44CB">
        <w:rPr>
          <w:rFonts w:ascii="標楷體" w:eastAsia="標楷體" w:hAnsi="標楷體" w:hint="eastAsia"/>
          <w:sz w:val="23"/>
          <w:szCs w:val="23"/>
        </w:rPr>
        <w:t>開卡30天內尚未登入永豐</w:t>
      </w:r>
      <w:ins w:id="2" w:author="吳雨蒨-法務處-永豐銀行" w:date="2024-09-16T17:54:00Z">
        <w:r w:rsidR="008D0635">
          <w:rPr>
            <w:rFonts w:ascii="標楷體" w:eastAsia="標楷體" w:hAnsi="標楷體" w:hint="eastAsia"/>
            <w:sz w:val="23"/>
            <w:szCs w:val="23"/>
          </w:rPr>
          <w:t>銀行</w:t>
        </w:r>
      </w:ins>
      <w:r w:rsidR="00BC44CB" w:rsidRPr="00BC44CB">
        <w:rPr>
          <w:rFonts w:ascii="標楷體" w:eastAsia="標楷體" w:hAnsi="標楷體" w:hint="eastAsia"/>
          <w:sz w:val="23"/>
          <w:szCs w:val="23"/>
        </w:rPr>
        <w:t>任</w:t>
      </w:r>
      <w:proofErr w:type="gramStart"/>
      <w:r w:rsidR="00BC44CB" w:rsidRPr="00BC44CB">
        <w:rPr>
          <w:rFonts w:ascii="標楷體" w:eastAsia="標楷體" w:hAnsi="標楷體" w:hint="eastAsia"/>
          <w:sz w:val="23"/>
          <w:szCs w:val="23"/>
        </w:rPr>
        <w:t>一</w:t>
      </w:r>
      <w:proofErr w:type="gramEnd"/>
      <w:r w:rsidR="00BC44CB" w:rsidRPr="00BC44CB">
        <w:rPr>
          <w:rFonts w:ascii="標楷體" w:eastAsia="標楷體" w:hAnsi="標楷體" w:hint="eastAsia"/>
          <w:sz w:val="23"/>
          <w:szCs w:val="23"/>
        </w:rPr>
        <w:t>數位通路之新卡友</w:t>
      </w:r>
      <w:del w:id="3" w:author="吳雨蒨-法務處-永豐銀行" w:date="2024-09-16T17:54:00Z">
        <w:r w:rsidR="00BC44CB" w:rsidRPr="00BC44CB" w:rsidDel="008D0635">
          <w:rPr>
            <w:rFonts w:ascii="標楷體" w:eastAsia="標楷體" w:hAnsi="標楷體" w:hint="eastAsia"/>
            <w:sz w:val="23"/>
            <w:szCs w:val="23"/>
          </w:rPr>
          <w:delText>。</w:delText>
        </w:r>
      </w:del>
      <w:r w:rsidR="003B400F" w:rsidRPr="00296090">
        <w:rPr>
          <w:rFonts w:ascii="標楷體" w:eastAsia="標楷體" w:hAnsi="標楷體" w:hint="eastAsia"/>
          <w:sz w:val="23"/>
          <w:szCs w:val="23"/>
        </w:rPr>
        <w:t>（以下簡稱</w:t>
      </w:r>
      <w:r w:rsidR="00331E4F">
        <w:rPr>
          <w:rFonts w:ascii="標楷體" w:eastAsia="標楷體" w:hAnsi="標楷體" w:hint="eastAsia"/>
          <w:sz w:val="23"/>
          <w:szCs w:val="23"/>
        </w:rPr>
        <w:t>參加</w:t>
      </w:r>
      <w:r w:rsidR="003B400F" w:rsidRPr="00296090">
        <w:rPr>
          <w:rFonts w:ascii="標楷體" w:eastAsia="標楷體" w:hAnsi="標楷體" w:hint="eastAsia"/>
          <w:sz w:val="23"/>
          <w:szCs w:val="23"/>
        </w:rPr>
        <w:t>者）</w:t>
      </w:r>
      <w:ins w:id="4" w:author="吳雨蒨-法務處-永豐銀行" w:date="2024-09-16T17:54:00Z">
        <w:r w:rsidR="008D0635">
          <w:rPr>
            <w:rFonts w:ascii="標楷體" w:eastAsia="標楷體" w:hAnsi="標楷體" w:hint="eastAsia"/>
            <w:sz w:val="23"/>
            <w:szCs w:val="23"/>
          </w:rPr>
          <w:t>。</w:t>
        </w:r>
      </w:ins>
    </w:p>
    <w:p w14:paraId="57932B5F" w14:textId="003AE6EA" w:rsidR="0083633C" w:rsidRPr="00296090" w:rsidRDefault="00397480" w:rsidP="00BA45B6">
      <w:pPr>
        <w:pStyle w:val="Default"/>
        <w:ind w:leftChars="100" w:left="240"/>
        <w:jc w:val="both"/>
        <w:rPr>
          <w:rFonts w:ascii="標楷體" w:eastAsia="標楷體" w:hAnsi="標楷體"/>
          <w:sz w:val="23"/>
          <w:szCs w:val="23"/>
        </w:rPr>
      </w:pPr>
      <w:r w:rsidRPr="00296090">
        <w:rPr>
          <w:rFonts w:ascii="標楷體" w:eastAsia="標楷體" w:hAnsi="標楷體" w:hint="eastAsia"/>
          <w:sz w:val="23"/>
          <w:szCs w:val="23"/>
        </w:rPr>
        <w:t xml:space="preserve">(二) </w:t>
      </w:r>
      <w:r w:rsidR="0083633C" w:rsidRPr="00296090">
        <w:rPr>
          <w:rFonts w:ascii="標楷體" w:eastAsia="標楷體" w:hAnsi="標楷體" w:hint="eastAsia"/>
          <w:sz w:val="23"/>
          <w:szCs w:val="23"/>
        </w:rPr>
        <w:t>活動內容：</w:t>
      </w:r>
    </w:p>
    <w:p w14:paraId="7714A61E" w14:textId="5601941C" w:rsidR="00572F01" w:rsidRPr="00572F01" w:rsidRDefault="005C0C7D" w:rsidP="00572F01">
      <w:pPr>
        <w:numPr>
          <w:ilvl w:val="0"/>
          <w:numId w:val="15"/>
        </w:numPr>
        <w:rPr>
          <w:rFonts w:ascii="標楷體" w:eastAsia="標楷體" w:hAnsi="標楷體"/>
          <w:color w:val="000000" w:themeColor="text1"/>
          <w:szCs w:val="24"/>
          <w14:ligatures w14:val="none"/>
        </w:rPr>
      </w:pPr>
      <w:r>
        <w:rPr>
          <w:rFonts w:ascii="標楷體" w:eastAsia="標楷體" w:hAnsi="標楷體" w:hint="eastAsia"/>
          <w:color w:val="000000" w:themeColor="text1"/>
          <w:szCs w:val="24"/>
          <w14:ligatures w14:val="none"/>
        </w:rPr>
        <w:t>活動期間內，</w:t>
      </w:r>
      <w:r w:rsidR="00331E4F">
        <w:rPr>
          <w:rFonts w:ascii="標楷體" w:eastAsia="標楷體" w:hAnsi="標楷體" w:hint="eastAsia"/>
          <w:sz w:val="23"/>
          <w:szCs w:val="23"/>
        </w:rPr>
        <w:t>參加</w:t>
      </w:r>
      <w:r w:rsidR="00331E4F" w:rsidRPr="00296090">
        <w:rPr>
          <w:rFonts w:ascii="標楷體" w:eastAsia="標楷體" w:hAnsi="標楷體" w:hint="eastAsia"/>
          <w:sz w:val="23"/>
          <w:szCs w:val="23"/>
        </w:rPr>
        <w:t>者</w:t>
      </w:r>
      <w:ins w:id="5" w:author="吳雨蒨-法務處-永豐銀行" w:date="2024-09-16T17:54:00Z">
        <w:r w:rsidR="008D0635">
          <w:rPr>
            <w:rFonts w:ascii="標楷體" w:eastAsia="標楷體" w:hAnsi="標楷體" w:hint="eastAsia"/>
            <w:sz w:val="23"/>
            <w:szCs w:val="23"/>
          </w:rPr>
          <w:t>開卡30天內</w:t>
        </w:r>
      </w:ins>
      <w:r w:rsidR="00831E0D" w:rsidRPr="00831E0D">
        <w:rPr>
          <w:rFonts w:ascii="標楷體" w:eastAsia="標楷體" w:hAnsi="標楷體" w:hint="eastAsia"/>
          <w:sz w:val="23"/>
          <w:szCs w:val="23"/>
        </w:rPr>
        <w:t>首次</w:t>
      </w:r>
      <w:proofErr w:type="gramStart"/>
      <w:r w:rsidR="00831E0D" w:rsidRPr="00831E0D">
        <w:rPr>
          <w:rFonts w:ascii="標楷體" w:eastAsia="標楷體" w:hAnsi="標楷體" w:hint="eastAsia"/>
          <w:sz w:val="23"/>
          <w:szCs w:val="23"/>
        </w:rPr>
        <w:t>成為網銀會員</w:t>
      </w:r>
      <w:proofErr w:type="gramEnd"/>
      <w:r w:rsidR="00572F01">
        <w:rPr>
          <w:rFonts w:ascii="標楷體" w:eastAsia="標楷體" w:hAnsi="標楷體" w:hint="eastAsia"/>
          <w:sz w:val="23"/>
          <w:szCs w:val="23"/>
        </w:rPr>
        <w:t>且</w:t>
      </w:r>
      <w:r w:rsidR="00831E0D" w:rsidRPr="00831E0D">
        <w:rPr>
          <w:rFonts w:ascii="標楷體" w:eastAsia="標楷體" w:hAnsi="標楷體" w:hint="eastAsia"/>
          <w:sz w:val="23"/>
          <w:szCs w:val="23"/>
        </w:rPr>
        <w:t>完成活動登錄</w:t>
      </w:r>
      <w:r w:rsidR="00572F01">
        <w:rPr>
          <w:rFonts w:ascii="標楷體" w:eastAsia="標楷體" w:hAnsi="標楷體" w:hint="eastAsia"/>
          <w:sz w:val="23"/>
          <w:szCs w:val="23"/>
        </w:rPr>
        <w:t>，</w:t>
      </w:r>
      <w:r w:rsidR="00572F01" w:rsidRPr="00572F01">
        <w:rPr>
          <w:rFonts w:ascii="標楷體" w:eastAsia="標楷體" w:hAnsi="標楷體" w:hint="eastAsia"/>
          <w:sz w:val="23"/>
          <w:szCs w:val="23"/>
        </w:rPr>
        <w:t>並且</w:t>
      </w:r>
      <w:commentRangeStart w:id="6"/>
      <w:commentRangeStart w:id="7"/>
      <w:r w:rsidR="00572F01" w:rsidRPr="00572F01">
        <w:rPr>
          <w:rFonts w:ascii="標楷體" w:eastAsia="標楷體" w:hAnsi="標楷體" w:hint="eastAsia"/>
          <w:sz w:val="23"/>
          <w:szCs w:val="23"/>
        </w:rPr>
        <w:t>在永豐銀行任</w:t>
      </w:r>
      <w:proofErr w:type="gramStart"/>
      <w:r w:rsidR="00572F01" w:rsidRPr="00572F01">
        <w:rPr>
          <w:rFonts w:ascii="標楷體" w:eastAsia="標楷體" w:hAnsi="標楷體" w:hint="eastAsia"/>
          <w:sz w:val="23"/>
          <w:szCs w:val="23"/>
        </w:rPr>
        <w:t>一</w:t>
      </w:r>
      <w:proofErr w:type="gramEnd"/>
      <w:r w:rsidR="00572F01" w:rsidRPr="00572F01">
        <w:rPr>
          <w:rFonts w:ascii="標楷體" w:eastAsia="標楷體" w:hAnsi="標楷體" w:hint="eastAsia"/>
          <w:sz w:val="23"/>
          <w:szCs w:val="23"/>
        </w:rPr>
        <w:t>數位通路首次登入</w:t>
      </w:r>
      <w:r w:rsidR="007B4896">
        <w:rPr>
          <w:rFonts w:ascii="標楷體" w:eastAsia="標楷體" w:hAnsi="標楷體" w:hint="eastAsia"/>
          <w:sz w:val="23"/>
          <w:szCs w:val="23"/>
        </w:rPr>
        <w:t>成功</w:t>
      </w:r>
      <w:proofErr w:type="gramStart"/>
      <w:r w:rsidR="00572F01" w:rsidRPr="00572F01">
        <w:rPr>
          <w:rFonts w:ascii="標楷體" w:eastAsia="標楷體" w:hAnsi="標楷體" w:hint="eastAsia"/>
          <w:sz w:val="23"/>
          <w:szCs w:val="23"/>
        </w:rPr>
        <w:t>（</w:t>
      </w:r>
      <w:proofErr w:type="gramEnd"/>
      <w:r w:rsidR="00572F01" w:rsidRPr="00572F01">
        <w:rPr>
          <w:rFonts w:ascii="標楷體" w:eastAsia="標楷體" w:hAnsi="標楷體" w:hint="eastAsia"/>
          <w:sz w:val="23"/>
          <w:szCs w:val="23"/>
        </w:rPr>
        <w:t>永豐銀行數位通路包含「永豐行動銀行APP」</w:t>
      </w:r>
      <w:del w:id="8" w:author="林忻儒-數位客群部-永豐銀行" w:date="2024-09-19T15:23:00Z">
        <w:r w:rsidR="00572F01" w:rsidRPr="00572F01" w:rsidDel="00401C48">
          <w:rPr>
            <w:rFonts w:ascii="標楷體" w:eastAsia="標楷體" w:hAnsi="標楷體" w:hint="eastAsia"/>
            <w:sz w:val="23"/>
            <w:szCs w:val="23"/>
          </w:rPr>
          <w:delText xml:space="preserve"> </w:delText>
        </w:r>
      </w:del>
      <w:r w:rsidR="00572F01" w:rsidRPr="00572F01">
        <w:rPr>
          <w:rFonts w:ascii="標楷體" w:eastAsia="標楷體" w:hAnsi="標楷體" w:hint="eastAsia"/>
          <w:sz w:val="23"/>
          <w:szCs w:val="23"/>
        </w:rPr>
        <w:t>、「大戶DAWHO APP」</w:t>
      </w:r>
      <w:ins w:id="9" w:author="林忻儒-數位客群部-永豐銀行" w:date="2024-09-19T15:23:00Z">
        <w:r w:rsidR="00401C48">
          <w:rPr>
            <w:rFonts w:ascii="標楷體" w:eastAsia="標楷體" w:hAnsi="標楷體" w:hint="eastAsia"/>
            <w:sz w:val="23"/>
            <w:szCs w:val="23"/>
          </w:rPr>
          <w:t>、</w:t>
        </w:r>
        <w:r w:rsidR="00401C48" w:rsidRPr="00401C48">
          <w:rPr>
            <w:rFonts w:ascii="標楷體" w:eastAsia="標楷體" w:hAnsi="標楷體" w:hint="eastAsia"/>
            <w:sz w:val="23"/>
            <w:szCs w:val="23"/>
          </w:rPr>
          <w:t>「大</w:t>
        </w:r>
        <w:proofErr w:type="gramStart"/>
        <w:r w:rsidR="00401C48" w:rsidRPr="00401C48">
          <w:rPr>
            <w:rFonts w:ascii="標楷體" w:eastAsia="標楷體" w:hAnsi="標楷體" w:hint="eastAsia"/>
            <w:sz w:val="23"/>
            <w:szCs w:val="23"/>
          </w:rPr>
          <w:t>咖</w:t>
        </w:r>
        <w:proofErr w:type="gramEnd"/>
        <w:r w:rsidR="00401C48" w:rsidRPr="00401C48">
          <w:rPr>
            <w:rFonts w:ascii="標楷體" w:eastAsia="標楷體" w:hAnsi="標楷體" w:hint="eastAsia"/>
            <w:sz w:val="23"/>
            <w:szCs w:val="23"/>
          </w:rPr>
          <w:t>DACARD APP」</w:t>
        </w:r>
      </w:ins>
      <w:r w:rsidR="00572F01" w:rsidRPr="00572F01">
        <w:rPr>
          <w:rFonts w:ascii="標楷體" w:eastAsia="標楷體" w:hAnsi="標楷體" w:hint="eastAsia"/>
          <w:sz w:val="23"/>
          <w:szCs w:val="23"/>
        </w:rPr>
        <w:t xml:space="preserve"> 和「MMA金融交易網」)</w:t>
      </w:r>
      <w:commentRangeEnd w:id="6"/>
      <w:r w:rsidR="0029581D">
        <w:rPr>
          <w:rStyle w:val="ac"/>
        </w:rPr>
        <w:commentReference w:id="6"/>
      </w:r>
      <w:commentRangeEnd w:id="7"/>
      <w:r w:rsidR="00AB6AAC">
        <w:rPr>
          <w:rStyle w:val="ac"/>
        </w:rPr>
        <w:commentReference w:id="7"/>
      </w:r>
      <w:r w:rsidR="00E14DF9" w:rsidRPr="00E14DF9">
        <w:rPr>
          <w:rFonts w:ascii="標楷體" w:eastAsia="標楷體" w:hAnsi="標楷體" w:hint="eastAsia"/>
          <w:color w:val="000000" w:themeColor="text1"/>
          <w:szCs w:val="24"/>
          <w14:ligatures w14:val="none"/>
        </w:rPr>
        <w:t>，即</w:t>
      </w:r>
      <w:r w:rsidR="00F67B9F">
        <w:rPr>
          <w:rFonts w:ascii="標楷體" w:eastAsia="標楷體" w:hAnsi="標楷體" w:hint="eastAsia"/>
          <w:color w:val="000000" w:themeColor="text1"/>
          <w:szCs w:val="24"/>
          <w14:ligatures w14:val="none"/>
        </w:rPr>
        <w:t>符合「</w:t>
      </w:r>
      <w:r w:rsidR="009528B8" w:rsidRPr="009528B8">
        <w:rPr>
          <w:rFonts w:ascii="標楷體" w:eastAsia="標楷體" w:hAnsi="標楷體" w:hint="eastAsia"/>
          <w:color w:val="000000" w:themeColor="text1"/>
          <w:szCs w:val="24"/>
          <w14:ligatures w14:val="none"/>
        </w:rPr>
        <w:t>輕便旅行組</w:t>
      </w:r>
      <w:r w:rsidR="00F67B9F">
        <w:rPr>
          <w:rFonts w:ascii="標楷體" w:eastAsia="標楷體" w:hAnsi="標楷體" w:hint="eastAsia"/>
          <w:color w:val="000000" w:themeColor="text1"/>
          <w:szCs w:val="24"/>
          <w14:ligatures w14:val="none"/>
        </w:rPr>
        <w:t>」抽獎資格</w:t>
      </w:r>
      <w:r w:rsidR="00E14DF9" w:rsidRPr="00E14DF9">
        <w:rPr>
          <w:rFonts w:ascii="標楷體" w:eastAsia="標楷體" w:hAnsi="標楷體" w:hint="eastAsia"/>
          <w:color w:val="000000" w:themeColor="text1"/>
          <w:szCs w:val="24"/>
          <w14:ligatures w14:val="none"/>
        </w:rPr>
        <w:t>，每戶</w:t>
      </w:r>
      <w:r w:rsidR="00F67B9F">
        <w:rPr>
          <w:rFonts w:ascii="標楷體" w:eastAsia="標楷體" w:hAnsi="標楷體" w:hint="eastAsia"/>
          <w:color w:val="000000" w:themeColor="text1"/>
          <w:szCs w:val="24"/>
          <w14:ligatures w14:val="none"/>
        </w:rPr>
        <w:t>抽獎機會限</w:t>
      </w:r>
      <w:r w:rsidR="00E14DF9" w:rsidRPr="00E14DF9">
        <w:rPr>
          <w:rFonts w:ascii="標楷體" w:eastAsia="標楷體" w:hAnsi="標楷體" w:hint="eastAsia"/>
          <w:color w:val="000000" w:themeColor="text1"/>
          <w:szCs w:val="24"/>
          <w14:ligatures w14:val="none"/>
        </w:rPr>
        <w:t>一次 (限量</w:t>
      </w:r>
      <w:r w:rsidR="00572F01">
        <w:rPr>
          <w:rFonts w:ascii="標楷體" w:eastAsia="標楷體" w:hAnsi="標楷體" w:hint="eastAsia"/>
          <w:color w:val="000000" w:themeColor="text1"/>
          <w:szCs w:val="24"/>
          <w14:ligatures w14:val="none"/>
        </w:rPr>
        <w:t>3</w:t>
      </w:r>
      <w:r w:rsidR="00E14DF9" w:rsidRPr="00E14DF9">
        <w:rPr>
          <w:rFonts w:ascii="標楷體" w:eastAsia="標楷體" w:hAnsi="標楷體" w:hint="eastAsia"/>
          <w:color w:val="000000" w:themeColor="text1"/>
          <w:szCs w:val="24"/>
          <w14:ligatures w14:val="none"/>
        </w:rPr>
        <w:t>0</w:t>
      </w:r>
      <w:r w:rsidR="00572F01">
        <w:rPr>
          <w:rFonts w:ascii="標楷體" w:eastAsia="標楷體" w:hAnsi="標楷體" w:hint="eastAsia"/>
          <w:color w:val="000000" w:themeColor="text1"/>
          <w:szCs w:val="24"/>
          <w14:ligatures w14:val="none"/>
        </w:rPr>
        <w:t>組</w:t>
      </w:r>
      <w:r w:rsidR="00E14DF9" w:rsidRPr="00E14DF9">
        <w:rPr>
          <w:rFonts w:ascii="標楷體" w:eastAsia="標楷體" w:hAnsi="標楷體" w:hint="eastAsia"/>
          <w:color w:val="000000" w:themeColor="text1"/>
          <w:szCs w:val="24"/>
          <w14:ligatures w14:val="none"/>
        </w:rPr>
        <w:t>)。</w:t>
      </w:r>
    </w:p>
    <w:p w14:paraId="56B031EA" w14:textId="01A98F7F" w:rsidR="004059E9" w:rsidRPr="004059E9" w:rsidRDefault="0083633C" w:rsidP="000B18AF">
      <w:pPr>
        <w:pStyle w:val="Default"/>
        <w:ind w:leftChars="100" w:left="240"/>
        <w:jc w:val="both"/>
        <w:rPr>
          <w:rFonts w:ascii="標楷體" w:eastAsia="標楷體" w:hAnsi="標楷體"/>
          <w:sz w:val="23"/>
          <w:szCs w:val="23"/>
        </w:rPr>
      </w:pPr>
      <w:r w:rsidRPr="00296090">
        <w:rPr>
          <w:rFonts w:ascii="標楷體" w:eastAsia="標楷體" w:hAnsi="標楷體" w:hint="eastAsia"/>
          <w:sz w:val="23"/>
          <w:szCs w:val="23"/>
        </w:rPr>
        <w:t>(</w:t>
      </w:r>
      <w:r w:rsidR="003B400F" w:rsidRPr="00296090">
        <w:rPr>
          <w:rFonts w:ascii="標楷體" w:eastAsia="標楷體" w:hAnsi="標楷體" w:hint="eastAsia"/>
          <w:sz w:val="23"/>
          <w:szCs w:val="23"/>
        </w:rPr>
        <w:t>三</w:t>
      </w:r>
      <w:r w:rsidRPr="00296090">
        <w:rPr>
          <w:rFonts w:ascii="標楷體" w:eastAsia="標楷體" w:hAnsi="標楷體"/>
          <w:sz w:val="23"/>
          <w:szCs w:val="23"/>
        </w:rPr>
        <w:t>)</w:t>
      </w:r>
      <w:r w:rsidR="008C1C42" w:rsidRPr="00296090">
        <w:rPr>
          <w:rFonts w:ascii="標楷體" w:eastAsia="標楷體" w:hAnsi="標楷體" w:hint="eastAsia"/>
        </w:rPr>
        <w:t xml:space="preserve"> </w:t>
      </w:r>
      <w:bookmarkStart w:id="10" w:name="_Hlk170811565"/>
      <w:r w:rsidR="00572F01">
        <w:rPr>
          <w:rFonts w:ascii="標楷體" w:eastAsia="標楷體" w:hAnsi="標楷體" w:hint="eastAsia"/>
          <w:sz w:val="23"/>
          <w:szCs w:val="23"/>
        </w:rPr>
        <w:t>抽獎</w:t>
      </w:r>
      <w:r w:rsidR="006B68F0" w:rsidRPr="00296090">
        <w:rPr>
          <w:rFonts w:ascii="標楷體" w:eastAsia="標楷體" w:hAnsi="標楷體" w:hint="eastAsia"/>
          <w:sz w:val="23"/>
          <w:szCs w:val="23"/>
        </w:rPr>
        <w:t>方式</w:t>
      </w:r>
      <w:r w:rsidRPr="00296090">
        <w:rPr>
          <w:rFonts w:ascii="標楷體" w:eastAsia="標楷體" w:hAnsi="標楷體" w:hint="eastAsia"/>
          <w:sz w:val="23"/>
          <w:szCs w:val="23"/>
        </w:rPr>
        <w:t>：</w:t>
      </w:r>
      <w:bookmarkEnd w:id="10"/>
      <w:r w:rsidRPr="00296090">
        <w:rPr>
          <w:rFonts w:ascii="標楷體" w:eastAsia="標楷體" w:hAnsi="標楷體"/>
          <w:sz w:val="23"/>
          <w:szCs w:val="23"/>
        </w:rPr>
        <w:t xml:space="preserve"> </w:t>
      </w:r>
    </w:p>
    <w:p w14:paraId="4924BB49" w14:textId="6B14B5CB" w:rsidR="003608B9" w:rsidRPr="00914DD4" w:rsidRDefault="00AB7554" w:rsidP="003608B9">
      <w:pPr>
        <w:pStyle w:val="Default"/>
        <w:numPr>
          <w:ilvl w:val="0"/>
          <w:numId w:val="10"/>
        </w:numPr>
        <w:jc w:val="both"/>
        <w:rPr>
          <w:rFonts w:ascii="標楷體" w:eastAsia="標楷體" w:hAnsi="標楷體"/>
          <w:sz w:val="23"/>
          <w:szCs w:val="23"/>
        </w:rPr>
      </w:pPr>
      <w:bookmarkStart w:id="11" w:name="_Hlk170811578"/>
      <w:r w:rsidRPr="00AB7554">
        <w:rPr>
          <w:rFonts w:ascii="標楷體" w:eastAsia="標楷體" w:hAnsi="標楷體" w:hint="eastAsia"/>
          <w:sz w:val="23"/>
          <w:szCs w:val="23"/>
        </w:rPr>
        <w:t>本活動結束後，統一於202</w:t>
      </w:r>
      <w:r w:rsidR="00572F01">
        <w:rPr>
          <w:rFonts w:ascii="標楷體" w:eastAsia="標楷體" w:hAnsi="標楷體" w:hint="eastAsia"/>
          <w:sz w:val="23"/>
          <w:szCs w:val="23"/>
        </w:rPr>
        <w:t>4</w:t>
      </w:r>
      <w:r>
        <w:rPr>
          <w:rFonts w:ascii="標楷體" w:eastAsia="標楷體" w:hAnsi="標楷體" w:hint="eastAsia"/>
          <w:sz w:val="23"/>
          <w:szCs w:val="23"/>
        </w:rPr>
        <w:t>年</w:t>
      </w:r>
      <w:r w:rsidR="00572F01">
        <w:rPr>
          <w:rFonts w:ascii="標楷體" w:eastAsia="標楷體" w:hAnsi="標楷體" w:hint="eastAsia"/>
          <w:sz w:val="23"/>
          <w:szCs w:val="23"/>
        </w:rPr>
        <w:t>1</w:t>
      </w:r>
      <w:r w:rsidR="00D663F2">
        <w:rPr>
          <w:rFonts w:ascii="標楷體" w:eastAsia="標楷體" w:hAnsi="標楷體"/>
          <w:sz w:val="23"/>
          <w:szCs w:val="23"/>
        </w:rPr>
        <w:t>2</w:t>
      </w:r>
      <w:r>
        <w:rPr>
          <w:rFonts w:ascii="標楷體" w:eastAsia="標楷體" w:hAnsi="標楷體" w:hint="eastAsia"/>
          <w:sz w:val="23"/>
          <w:szCs w:val="23"/>
        </w:rPr>
        <w:t>月</w:t>
      </w:r>
      <w:r w:rsidR="00D663F2">
        <w:rPr>
          <w:rFonts w:ascii="標楷體" w:eastAsia="標楷體" w:hAnsi="標楷體" w:hint="eastAsia"/>
          <w:sz w:val="23"/>
          <w:szCs w:val="23"/>
        </w:rPr>
        <w:t>1</w:t>
      </w:r>
      <w:r w:rsidR="00D663F2">
        <w:rPr>
          <w:rFonts w:ascii="標楷體" w:eastAsia="標楷體" w:hAnsi="標楷體"/>
          <w:sz w:val="23"/>
          <w:szCs w:val="23"/>
        </w:rPr>
        <w:t>3</w:t>
      </w:r>
      <w:r>
        <w:rPr>
          <w:rFonts w:ascii="標楷體" w:eastAsia="標楷體" w:hAnsi="標楷體" w:hint="eastAsia"/>
          <w:sz w:val="23"/>
          <w:szCs w:val="23"/>
        </w:rPr>
        <w:t>日</w:t>
      </w:r>
      <w:r w:rsidRPr="00AB7554">
        <w:rPr>
          <w:rFonts w:ascii="標楷體" w:eastAsia="標楷體" w:hAnsi="標楷體" w:hint="eastAsia"/>
          <w:sz w:val="23"/>
          <w:szCs w:val="23"/>
        </w:rPr>
        <w:t>前抽出並公告得獎名單，並公告</w:t>
      </w:r>
      <w:r w:rsidR="00D663F2">
        <w:rPr>
          <w:rFonts w:ascii="標楷體" w:eastAsia="標楷體" w:hAnsi="標楷體" w:hint="eastAsia"/>
          <w:sz w:val="23"/>
          <w:szCs w:val="23"/>
        </w:rPr>
        <w:t>於本活動網頁</w:t>
      </w:r>
      <w:r w:rsidRPr="00AB7554">
        <w:rPr>
          <w:rFonts w:ascii="標楷體" w:eastAsia="標楷體" w:hAnsi="標楷體" w:hint="eastAsia"/>
          <w:sz w:val="23"/>
          <w:szCs w:val="23"/>
        </w:rPr>
        <w:t>。</w:t>
      </w:r>
    </w:p>
    <w:p w14:paraId="4AC7B46A" w14:textId="6F560697" w:rsidR="00C27152" w:rsidRDefault="00C14C42" w:rsidP="0035696F">
      <w:pPr>
        <w:pStyle w:val="Default"/>
        <w:numPr>
          <w:ilvl w:val="0"/>
          <w:numId w:val="10"/>
        </w:numPr>
        <w:jc w:val="both"/>
        <w:rPr>
          <w:rFonts w:ascii="標楷體" w:eastAsia="標楷體" w:hAnsi="標楷體"/>
          <w:sz w:val="23"/>
          <w:szCs w:val="23"/>
        </w:rPr>
      </w:pPr>
      <w:r w:rsidRPr="00C14C42">
        <w:rPr>
          <w:rFonts w:ascii="標楷體" w:eastAsia="標楷體" w:hAnsi="標楷體" w:hint="eastAsia"/>
          <w:color w:val="000000" w:themeColor="text1"/>
        </w:rPr>
        <w:t>獎項說明：</w:t>
      </w:r>
      <w:r w:rsidR="00770245">
        <w:rPr>
          <w:rFonts w:ascii="標楷體" w:eastAsia="標楷體" w:hAnsi="標楷體" w:hint="eastAsia"/>
          <w:color w:val="000000" w:themeColor="text1"/>
        </w:rPr>
        <w:t>輕便旅行</w:t>
      </w:r>
      <w:r>
        <w:rPr>
          <w:rFonts w:ascii="標楷體" w:eastAsia="標楷體" w:hAnsi="標楷體" w:hint="eastAsia"/>
          <w:color w:val="000000" w:themeColor="text1"/>
        </w:rPr>
        <w:t>組</w:t>
      </w:r>
      <w:r w:rsidRPr="00C14C42">
        <w:rPr>
          <w:rFonts w:ascii="標楷體" w:eastAsia="標楷體" w:hAnsi="標楷體" w:hint="eastAsia"/>
          <w:color w:val="000000" w:themeColor="text1"/>
        </w:rPr>
        <w:t>(</w:t>
      </w:r>
      <w:r>
        <w:rPr>
          <w:rFonts w:ascii="標楷體" w:eastAsia="標楷體" w:hAnsi="標楷體" w:hint="eastAsia"/>
          <w:color w:val="000000" w:themeColor="text1"/>
        </w:rPr>
        <w:t>漁夫帽*</w:t>
      </w:r>
      <w:r>
        <w:rPr>
          <w:rFonts w:ascii="標楷體" w:eastAsia="標楷體" w:hAnsi="標楷體"/>
          <w:color w:val="000000" w:themeColor="text1"/>
        </w:rPr>
        <w:t>1</w:t>
      </w:r>
      <w:r>
        <w:rPr>
          <w:rFonts w:ascii="標楷體" w:eastAsia="標楷體" w:hAnsi="標楷體" w:hint="eastAsia"/>
          <w:color w:val="000000" w:themeColor="text1"/>
        </w:rPr>
        <w:t>、</w:t>
      </w:r>
      <w:r w:rsidR="009528B8">
        <w:rPr>
          <w:rFonts w:ascii="標楷體" w:eastAsia="標楷體" w:hAnsi="標楷體" w:hint="eastAsia"/>
          <w:color w:val="000000" w:themeColor="text1"/>
        </w:rPr>
        <w:t>小後背包</w:t>
      </w:r>
      <w:r>
        <w:rPr>
          <w:rFonts w:ascii="標楷體" w:eastAsia="標楷體" w:hAnsi="標楷體" w:hint="eastAsia"/>
          <w:color w:val="000000" w:themeColor="text1"/>
        </w:rPr>
        <w:t>*1，</w:t>
      </w:r>
      <w:r w:rsidRPr="00C14C42">
        <w:rPr>
          <w:rFonts w:ascii="標楷體" w:eastAsia="標楷體" w:hAnsi="標楷體" w:hint="eastAsia"/>
          <w:color w:val="000000" w:themeColor="text1"/>
        </w:rPr>
        <w:t>市價NT$</w:t>
      </w:r>
      <w:r>
        <w:rPr>
          <w:rFonts w:ascii="標楷體" w:eastAsia="標楷體" w:hAnsi="標楷體"/>
          <w:color w:val="000000" w:themeColor="text1"/>
        </w:rPr>
        <w:t>1,</w:t>
      </w:r>
      <w:r w:rsidR="009528B8">
        <w:rPr>
          <w:rFonts w:ascii="標楷體" w:eastAsia="標楷體" w:hAnsi="標楷體" w:hint="eastAsia"/>
          <w:color w:val="000000" w:themeColor="text1"/>
        </w:rPr>
        <w:t>3</w:t>
      </w:r>
      <w:r>
        <w:rPr>
          <w:rFonts w:ascii="標楷體" w:eastAsia="標楷體" w:hAnsi="標楷體"/>
          <w:color w:val="000000" w:themeColor="text1"/>
        </w:rPr>
        <w:t>0</w:t>
      </w:r>
      <w:r w:rsidR="009528B8">
        <w:rPr>
          <w:rFonts w:ascii="標楷體" w:eastAsia="標楷體" w:hAnsi="標楷體" w:hint="eastAsia"/>
          <w:color w:val="000000" w:themeColor="text1"/>
        </w:rPr>
        <w:t>2</w:t>
      </w:r>
      <w:r w:rsidRPr="00C14C42">
        <w:rPr>
          <w:rFonts w:ascii="標楷體" w:eastAsia="標楷體" w:hAnsi="標楷體" w:hint="eastAsia"/>
          <w:color w:val="000000" w:themeColor="text1"/>
        </w:rPr>
        <w:t xml:space="preserve">) </w:t>
      </w:r>
      <w:r>
        <w:rPr>
          <w:rFonts w:ascii="標楷體" w:eastAsia="標楷體" w:hAnsi="標楷體"/>
          <w:color w:val="000000" w:themeColor="text1"/>
        </w:rPr>
        <w:t>30</w:t>
      </w:r>
      <w:r w:rsidRPr="00C14C42">
        <w:rPr>
          <w:rFonts w:ascii="標楷體" w:eastAsia="標楷體" w:hAnsi="標楷體" w:hint="eastAsia"/>
          <w:color w:val="000000" w:themeColor="text1"/>
        </w:rPr>
        <w:t>名</w:t>
      </w:r>
      <w:r w:rsidR="00331E4F" w:rsidRPr="00331E4F">
        <w:rPr>
          <w:rFonts w:ascii="標楷體" w:eastAsia="標楷體" w:hAnsi="標楷體" w:hint="eastAsia"/>
          <w:sz w:val="23"/>
          <w:szCs w:val="23"/>
        </w:rPr>
        <w:t>。</w:t>
      </w:r>
    </w:p>
    <w:p w14:paraId="3B26DD64" w14:textId="763A5F6A" w:rsidR="0034434B" w:rsidRDefault="0034434B" w:rsidP="0035696F">
      <w:pPr>
        <w:pStyle w:val="Default"/>
        <w:numPr>
          <w:ilvl w:val="0"/>
          <w:numId w:val="10"/>
        </w:numPr>
        <w:jc w:val="both"/>
        <w:rPr>
          <w:rFonts w:ascii="標楷體" w:eastAsia="標楷體" w:hAnsi="標楷體"/>
          <w:sz w:val="23"/>
          <w:szCs w:val="23"/>
        </w:rPr>
      </w:pPr>
      <w:r w:rsidRPr="0034434B">
        <w:rPr>
          <w:rFonts w:ascii="標楷體" w:eastAsia="標楷體" w:hAnsi="標楷體" w:hint="eastAsia"/>
          <w:sz w:val="23"/>
          <w:szCs w:val="23"/>
        </w:rPr>
        <w:t>上述獎項，實際樣式/顏色將依據廠商提供為</w:t>
      </w:r>
      <w:proofErr w:type="gramStart"/>
      <w:r w:rsidRPr="0034434B">
        <w:rPr>
          <w:rFonts w:ascii="標楷體" w:eastAsia="標楷體" w:hAnsi="標楷體" w:hint="eastAsia"/>
          <w:sz w:val="23"/>
          <w:szCs w:val="23"/>
        </w:rPr>
        <w:t>準</w:t>
      </w:r>
      <w:proofErr w:type="gramEnd"/>
      <w:r w:rsidRPr="0034434B">
        <w:rPr>
          <w:rFonts w:ascii="標楷體" w:eastAsia="標楷體" w:hAnsi="標楷體" w:hint="eastAsia"/>
          <w:sz w:val="23"/>
          <w:szCs w:val="23"/>
        </w:rPr>
        <w:t>，恕無法指定顏色或型號，亦不得要求更換、兌現或折抵現金，中獎獎項請以實體為</w:t>
      </w:r>
      <w:proofErr w:type="gramStart"/>
      <w:r w:rsidRPr="0034434B">
        <w:rPr>
          <w:rFonts w:ascii="標楷體" w:eastAsia="標楷體" w:hAnsi="標楷體" w:hint="eastAsia"/>
          <w:sz w:val="23"/>
          <w:szCs w:val="23"/>
        </w:rPr>
        <w:t>準</w:t>
      </w:r>
      <w:proofErr w:type="gramEnd"/>
      <w:r w:rsidRPr="0034434B">
        <w:rPr>
          <w:rFonts w:ascii="標楷體" w:eastAsia="標楷體" w:hAnsi="標楷體" w:hint="eastAsia"/>
          <w:sz w:val="23"/>
          <w:szCs w:val="23"/>
        </w:rPr>
        <w:t>。</w:t>
      </w:r>
    </w:p>
    <w:p w14:paraId="386B596C" w14:textId="27379E11" w:rsidR="00D663F2" w:rsidRPr="0035696F" w:rsidRDefault="00D663F2" w:rsidP="0035696F">
      <w:pPr>
        <w:pStyle w:val="Default"/>
        <w:numPr>
          <w:ilvl w:val="0"/>
          <w:numId w:val="10"/>
        </w:numPr>
        <w:jc w:val="both"/>
        <w:rPr>
          <w:rFonts w:ascii="標楷體" w:eastAsia="標楷體" w:hAnsi="標楷體"/>
          <w:sz w:val="23"/>
          <w:szCs w:val="23"/>
        </w:rPr>
      </w:pPr>
      <w:r w:rsidRPr="00D663F2">
        <w:rPr>
          <w:rFonts w:ascii="標楷體" w:eastAsia="標楷體" w:hAnsi="標楷體" w:hint="eastAsia"/>
          <w:sz w:val="23"/>
          <w:szCs w:val="23"/>
        </w:rPr>
        <w:t>獎項於中獎名單公告後</w:t>
      </w:r>
      <w:r w:rsidR="00E512C6">
        <w:rPr>
          <w:rFonts w:ascii="標楷體" w:eastAsia="標楷體" w:hAnsi="標楷體" w:hint="eastAsia"/>
          <w:sz w:val="23"/>
          <w:szCs w:val="23"/>
        </w:rPr>
        <w:t>5</w:t>
      </w:r>
      <w:r w:rsidRPr="00D663F2">
        <w:rPr>
          <w:rFonts w:ascii="標楷體" w:eastAsia="標楷體" w:hAnsi="標楷體" w:hint="eastAsia"/>
          <w:sz w:val="23"/>
          <w:szCs w:val="23"/>
        </w:rPr>
        <w:t>個工作天內，透過客戶留存於永豐銀行之電子郵件信箱或行動電話號碼通知中獎</w:t>
      </w:r>
      <w:ins w:id="12" w:author="吳雨蒨-法務處-永豐銀行" w:date="2024-09-16T17:55:00Z">
        <w:r w:rsidR="004F4A7C">
          <w:rPr>
            <w:rFonts w:ascii="標楷體" w:eastAsia="標楷體" w:hAnsi="標楷體" w:hint="eastAsia"/>
            <w:sz w:val="23"/>
            <w:szCs w:val="23"/>
          </w:rPr>
          <w:t>人</w:t>
        </w:r>
      </w:ins>
      <w:del w:id="13" w:author="吳雨蒨-法務處-永豐銀行" w:date="2024-09-16T17:55:00Z">
        <w:r w:rsidRPr="00D663F2" w:rsidDel="004F4A7C">
          <w:rPr>
            <w:rFonts w:ascii="標楷體" w:eastAsia="標楷體" w:hAnsi="標楷體" w:hint="eastAsia"/>
            <w:sz w:val="23"/>
            <w:szCs w:val="23"/>
          </w:rPr>
          <w:delText>者</w:delText>
        </w:r>
      </w:del>
      <w:r w:rsidRPr="00D663F2">
        <w:rPr>
          <w:rFonts w:ascii="標楷體" w:eastAsia="標楷體" w:hAnsi="標楷體" w:hint="eastAsia"/>
          <w:sz w:val="23"/>
          <w:szCs w:val="23"/>
        </w:rPr>
        <w:t>，中獎</w:t>
      </w:r>
      <w:ins w:id="14" w:author="吳雨蒨-法務處-永豐銀行" w:date="2024-09-16T17:55:00Z">
        <w:r w:rsidR="004F4A7C">
          <w:rPr>
            <w:rFonts w:ascii="標楷體" w:eastAsia="標楷體" w:hAnsi="標楷體" w:hint="eastAsia"/>
            <w:sz w:val="23"/>
            <w:szCs w:val="23"/>
          </w:rPr>
          <w:t>人</w:t>
        </w:r>
      </w:ins>
      <w:del w:id="15" w:author="吳雨蒨-法務處-永豐銀行" w:date="2024-09-16T17:55:00Z">
        <w:r w:rsidRPr="00D663F2" w:rsidDel="004F4A7C">
          <w:rPr>
            <w:rFonts w:ascii="標楷體" w:eastAsia="標楷體" w:hAnsi="標楷體" w:hint="eastAsia"/>
            <w:sz w:val="23"/>
            <w:szCs w:val="23"/>
          </w:rPr>
          <w:delText>者</w:delText>
        </w:r>
      </w:del>
      <w:r w:rsidRPr="00D663F2">
        <w:rPr>
          <w:rFonts w:ascii="標楷體" w:eastAsia="標楷體" w:hAnsi="標楷體" w:hint="eastAsia"/>
          <w:sz w:val="23"/>
          <w:szCs w:val="23"/>
        </w:rPr>
        <w:t>需於指定日期前依指定方式回覆中獎回函或相關中獎資訊，逾時未提供完整資料視同放棄獲獎資格。</w:t>
      </w:r>
    </w:p>
    <w:bookmarkEnd w:id="11"/>
    <w:p w14:paraId="6DB26036" w14:textId="73394F53" w:rsidR="0083633C" w:rsidRPr="009A12C6" w:rsidRDefault="009A12C6" w:rsidP="009A12C6">
      <w:pPr>
        <w:pStyle w:val="Default"/>
        <w:jc w:val="both"/>
        <w:rPr>
          <w:rFonts w:ascii="標楷體" w:eastAsia="標楷體" w:hAnsi="標楷體"/>
          <w:sz w:val="23"/>
          <w:szCs w:val="23"/>
        </w:rPr>
      </w:pPr>
      <w:r>
        <w:rPr>
          <w:rFonts w:ascii="標楷體" w:eastAsia="標楷體" w:hAnsi="標楷體" w:hint="eastAsia"/>
          <w:sz w:val="23"/>
          <w:szCs w:val="23"/>
        </w:rPr>
        <w:t>五、</w:t>
      </w:r>
      <w:r w:rsidR="0083633C" w:rsidRPr="009A12C6">
        <w:rPr>
          <w:rFonts w:ascii="標楷體" w:eastAsia="標楷體" w:hAnsi="標楷體" w:hint="eastAsia"/>
          <w:sz w:val="23"/>
          <w:szCs w:val="23"/>
        </w:rPr>
        <w:t>注意事項：</w:t>
      </w:r>
    </w:p>
    <w:p w14:paraId="46056087" w14:textId="37A64B8A" w:rsidR="004059E9" w:rsidRDefault="004059E9" w:rsidP="004059E9">
      <w:pPr>
        <w:pStyle w:val="a3"/>
        <w:numPr>
          <w:ilvl w:val="0"/>
          <w:numId w:val="2"/>
        </w:numPr>
        <w:ind w:leftChars="0"/>
        <w:rPr>
          <w:rFonts w:ascii="標楷體" w:eastAsia="標楷體" w:hAnsi="標楷體" w:cs="微軟正黑體"/>
          <w:color w:val="000000"/>
          <w:kern w:val="0"/>
          <w:sz w:val="23"/>
          <w:szCs w:val="23"/>
          <w14:ligatures w14:val="none"/>
        </w:rPr>
      </w:pPr>
      <w:bookmarkStart w:id="16" w:name="_Hlk170809701"/>
      <w:bookmarkStart w:id="17" w:name="_Hlk170810313"/>
      <w:r w:rsidRPr="004059E9">
        <w:rPr>
          <w:rFonts w:ascii="標楷體" w:eastAsia="標楷體" w:hAnsi="標楷體" w:cs="微軟正黑體" w:hint="eastAsia"/>
          <w:color w:val="000000"/>
          <w:kern w:val="0"/>
          <w:sz w:val="23"/>
          <w:szCs w:val="23"/>
          <w14:ligatures w14:val="none"/>
        </w:rPr>
        <w:t>登錄本活動時請勿同時開啟多個視窗，並請以半形英數字登錄。逾期未登錄或資料輸入錯誤者，視同放棄及未符合活動</w:t>
      </w:r>
      <w:r w:rsidR="001951E7">
        <w:rPr>
          <w:rFonts w:ascii="標楷體" w:eastAsia="標楷體" w:hAnsi="標楷體" w:cs="微軟正黑體" w:hint="eastAsia"/>
          <w:color w:val="000000"/>
          <w:kern w:val="0"/>
          <w:sz w:val="23"/>
          <w:szCs w:val="23"/>
          <w14:ligatures w14:val="none"/>
        </w:rPr>
        <w:t>抽獎</w:t>
      </w:r>
      <w:r w:rsidRPr="004059E9">
        <w:rPr>
          <w:rFonts w:ascii="標楷體" w:eastAsia="標楷體" w:hAnsi="標楷體" w:cs="微軟正黑體" w:hint="eastAsia"/>
          <w:color w:val="000000"/>
          <w:kern w:val="0"/>
          <w:sz w:val="23"/>
          <w:szCs w:val="23"/>
          <w14:ligatures w14:val="none"/>
        </w:rPr>
        <w:t>資格，恕無法補登參加；僅完成活動登錄、僅</w:t>
      </w:r>
      <w:proofErr w:type="gramStart"/>
      <w:r w:rsidRPr="004059E9">
        <w:rPr>
          <w:rFonts w:ascii="標楷體" w:eastAsia="標楷體" w:hAnsi="標楷體" w:cs="微軟正黑體" w:hint="eastAsia"/>
          <w:color w:val="000000"/>
          <w:kern w:val="0"/>
          <w:sz w:val="23"/>
          <w:szCs w:val="23"/>
          <w14:ligatures w14:val="none"/>
        </w:rPr>
        <w:t>成為網銀會員</w:t>
      </w:r>
      <w:proofErr w:type="gramEnd"/>
      <w:r w:rsidRPr="004059E9">
        <w:rPr>
          <w:rFonts w:ascii="標楷體" w:eastAsia="標楷體" w:hAnsi="標楷體" w:cs="微軟正黑體" w:hint="eastAsia"/>
          <w:color w:val="000000"/>
          <w:kern w:val="0"/>
          <w:sz w:val="23"/>
          <w:szCs w:val="23"/>
          <w14:ligatures w14:val="none"/>
        </w:rPr>
        <w:t>或非本活動登錄、或</w:t>
      </w:r>
      <w:r w:rsidR="00A53094">
        <w:rPr>
          <w:rFonts w:ascii="標楷體" w:eastAsia="標楷體" w:hAnsi="標楷體" w:cs="微軟正黑體" w:hint="eastAsia"/>
          <w:color w:val="000000"/>
          <w:kern w:val="0"/>
          <w:sz w:val="23"/>
          <w:szCs w:val="23"/>
          <w14:ligatures w14:val="none"/>
        </w:rPr>
        <w:t>開卡已逾3</w:t>
      </w:r>
      <w:r w:rsidR="00A53094">
        <w:rPr>
          <w:rFonts w:ascii="標楷體" w:eastAsia="標楷體" w:hAnsi="標楷體" w:cs="微軟正黑體"/>
          <w:color w:val="000000"/>
          <w:kern w:val="0"/>
          <w:sz w:val="23"/>
          <w:szCs w:val="23"/>
          <w14:ligatures w14:val="none"/>
        </w:rPr>
        <w:t>0</w:t>
      </w:r>
      <w:r w:rsidR="00A53094">
        <w:rPr>
          <w:rFonts w:ascii="標楷體" w:eastAsia="標楷體" w:hAnsi="標楷體" w:cs="微軟正黑體" w:hint="eastAsia"/>
          <w:color w:val="000000"/>
          <w:kern w:val="0"/>
          <w:sz w:val="23"/>
          <w:szCs w:val="23"/>
          <w14:ligatures w14:val="none"/>
        </w:rPr>
        <w:t>天之卡友</w:t>
      </w:r>
      <w:r w:rsidRPr="004059E9">
        <w:rPr>
          <w:rFonts w:ascii="標楷體" w:eastAsia="標楷體" w:hAnsi="標楷體" w:cs="微軟正黑體" w:hint="eastAsia"/>
          <w:color w:val="000000"/>
          <w:kern w:val="0"/>
          <w:sz w:val="23"/>
          <w:szCs w:val="23"/>
          <w14:ligatures w14:val="none"/>
        </w:rPr>
        <w:t>，</w:t>
      </w:r>
      <w:proofErr w:type="gramStart"/>
      <w:r w:rsidRPr="004059E9">
        <w:rPr>
          <w:rFonts w:ascii="標楷體" w:eastAsia="標楷體" w:hAnsi="標楷體" w:cs="微軟正黑體" w:hint="eastAsia"/>
          <w:color w:val="000000"/>
          <w:kern w:val="0"/>
          <w:sz w:val="23"/>
          <w:szCs w:val="23"/>
          <w14:ligatures w14:val="none"/>
        </w:rPr>
        <w:t>均不符合</w:t>
      </w:r>
      <w:proofErr w:type="gramEnd"/>
      <w:r w:rsidR="001951E7">
        <w:rPr>
          <w:rFonts w:ascii="標楷體" w:eastAsia="標楷體" w:hAnsi="標楷體" w:cs="微軟正黑體" w:hint="eastAsia"/>
          <w:color w:val="000000"/>
          <w:kern w:val="0"/>
          <w:sz w:val="23"/>
          <w:szCs w:val="23"/>
          <w14:ligatures w14:val="none"/>
        </w:rPr>
        <w:t>抽獎</w:t>
      </w:r>
      <w:r w:rsidRPr="004059E9">
        <w:rPr>
          <w:rFonts w:ascii="標楷體" w:eastAsia="標楷體" w:hAnsi="標楷體" w:cs="微軟正黑體" w:hint="eastAsia"/>
          <w:color w:val="000000"/>
          <w:kern w:val="0"/>
          <w:sz w:val="23"/>
          <w:szCs w:val="23"/>
          <w14:ligatures w14:val="none"/>
        </w:rPr>
        <w:t>資格。</w:t>
      </w:r>
    </w:p>
    <w:p w14:paraId="1C01059B" w14:textId="4E7E35BF" w:rsidR="00151776" w:rsidRPr="004059E9" w:rsidRDefault="00151776" w:rsidP="004059E9">
      <w:pPr>
        <w:pStyle w:val="a3"/>
        <w:numPr>
          <w:ilvl w:val="0"/>
          <w:numId w:val="2"/>
        </w:numPr>
        <w:ind w:leftChars="0"/>
        <w:rPr>
          <w:rFonts w:ascii="標楷體" w:eastAsia="標楷體" w:hAnsi="標楷體" w:cs="微軟正黑體"/>
          <w:color w:val="000000"/>
          <w:kern w:val="0"/>
          <w:sz w:val="23"/>
          <w:szCs w:val="23"/>
          <w14:ligatures w14:val="none"/>
        </w:rPr>
      </w:pPr>
      <w:r w:rsidRPr="006E1657">
        <w:rPr>
          <w:rFonts w:ascii="標楷體" w:eastAsia="標楷體" w:cs="標楷體" w:hint="eastAsia"/>
          <w:color w:val="000000"/>
          <w:kern w:val="0"/>
          <w:sz w:val="23"/>
          <w:szCs w:val="23"/>
        </w:rPr>
        <w:t>每位參加者僅限登錄活動一次。</w:t>
      </w:r>
    </w:p>
    <w:bookmarkEnd w:id="16"/>
    <w:p w14:paraId="25EDB266" w14:textId="2B96A004" w:rsidR="00947E71" w:rsidRPr="00947E71" w:rsidRDefault="00BA0563" w:rsidP="00947E71">
      <w:pPr>
        <w:pStyle w:val="a3"/>
        <w:numPr>
          <w:ilvl w:val="0"/>
          <w:numId w:val="2"/>
        </w:numPr>
        <w:ind w:leftChars="0"/>
        <w:rPr>
          <w:rFonts w:ascii="標楷體" w:eastAsia="標楷體" w:hAnsi="標楷體" w:cs="微軟正黑體"/>
          <w:color w:val="000000"/>
          <w:kern w:val="0"/>
          <w:sz w:val="23"/>
          <w:szCs w:val="23"/>
          <w14:ligatures w14:val="none"/>
        </w:rPr>
      </w:pPr>
      <w:r>
        <w:rPr>
          <w:rFonts w:ascii="標楷體" w:eastAsia="標楷體" w:hAnsi="標楷體" w:cs="微軟正黑體" w:hint="eastAsia"/>
          <w:color w:val="000000"/>
          <w:kern w:val="0"/>
          <w:sz w:val="23"/>
          <w:szCs w:val="23"/>
          <w14:ligatures w14:val="none"/>
        </w:rPr>
        <w:t>永豐銀</w:t>
      </w:r>
      <w:r w:rsidR="00947E71" w:rsidRPr="00947E71">
        <w:rPr>
          <w:rFonts w:ascii="標楷體" w:eastAsia="標楷體" w:hAnsi="標楷體" w:cs="微軟正黑體" w:hint="eastAsia"/>
          <w:color w:val="000000"/>
          <w:kern w:val="0"/>
          <w:sz w:val="23"/>
          <w:szCs w:val="23"/>
          <w14:ligatures w14:val="none"/>
        </w:rPr>
        <w:t>行保留隨時修改、變更、終止或暫停本活動及替換其他等值品項權利，若有其他未盡事宜，以本活動網站公告為主。</w:t>
      </w:r>
    </w:p>
    <w:p w14:paraId="2AE1A855" w14:textId="5F3059FF"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如有任何因電腦、網路、電話、技術或不可歸責</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行之事由，而使參加者所提供之資料有遺失、錯誤、無法辨識或毀損等情況，</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行不負任何法律責任，參</w:t>
      </w:r>
      <w:r w:rsidR="00FB1A52">
        <w:rPr>
          <w:rFonts w:ascii="標楷體" w:eastAsia="標楷體" w:hAnsi="標楷體" w:cs="微軟正黑體" w:hint="eastAsia"/>
          <w:color w:val="000000"/>
          <w:kern w:val="0"/>
          <w:sz w:val="23"/>
          <w:szCs w:val="23"/>
          <w14:ligatures w14:val="none"/>
        </w:rPr>
        <w:t>加</w:t>
      </w:r>
      <w:r w:rsidRPr="00947E71">
        <w:rPr>
          <w:rFonts w:ascii="標楷體" w:eastAsia="標楷體" w:hAnsi="標楷體" w:cs="微軟正黑體" w:hint="eastAsia"/>
          <w:color w:val="000000"/>
          <w:kern w:val="0"/>
          <w:sz w:val="23"/>
          <w:szCs w:val="23"/>
          <w14:ligatures w14:val="none"/>
        </w:rPr>
        <w:t>者亦不得因此異議。</w:t>
      </w:r>
    </w:p>
    <w:p w14:paraId="2E037DFA" w14:textId="622A37DE" w:rsid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本活動之活動登錄、</w:t>
      </w:r>
      <w:proofErr w:type="gramStart"/>
      <w:r w:rsidRPr="00947E71">
        <w:rPr>
          <w:rFonts w:ascii="標楷體" w:eastAsia="標楷體" w:hAnsi="標楷體" w:cs="微軟正黑體" w:hint="eastAsia"/>
          <w:color w:val="000000"/>
          <w:kern w:val="0"/>
          <w:sz w:val="23"/>
          <w:szCs w:val="23"/>
          <w14:ligatures w14:val="none"/>
        </w:rPr>
        <w:t>成為網銀會員</w:t>
      </w:r>
      <w:proofErr w:type="gramEnd"/>
      <w:r w:rsidRPr="00947E71">
        <w:rPr>
          <w:rFonts w:ascii="標楷體" w:eastAsia="標楷體" w:hAnsi="標楷體" w:cs="微軟正黑體" w:hint="eastAsia"/>
          <w:color w:val="000000"/>
          <w:kern w:val="0"/>
          <w:sz w:val="23"/>
          <w:szCs w:val="23"/>
          <w14:ligatures w14:val="none"/>
        </w:rPr>
        <w:t>及首次登入等時點，</w:t>
      </w:r>
      <w:proofErr w:type="gramStart"/>
      <w:r w:rsidRPr="00947E71">
        <w:rPr>
          <w:rFonts w:ascii="標楷體" w:eastAsia="標楷體" w:hAnsi="標楷體" w:cs="微軟正黑體" w:hint="eastAsia"/>
          <w:color w:val="000000"/>
          <w:kern w:val="0"/>
          <w:sz w:val="23"/>
          <w:szCs w:val="23"/>
          <w14:ligatures w14:val="none"/>
        </w:rPr>
        <w:t>均以</w:t>
      </w:r>
      <w:r w:rsidR="00BA0563">
        <w:rPr>
          <w:rFonts w:ascii="標楷體" w:eastAsia="標楷體" w:hAnsi="標楷體" w:cs="微軟正黑體" w:hint="eastAsia"/>
          <w:color w:val="000000"/>
          <w:kern w:val="0"/>
          <w:sz w:val="23"/>
          <w:szCs w:val="23"/>
          <w14:ligatures w14:val="none"/>
        </w:rPr>
        <w:t>永豐</w:t>
      </w:r>
      <w:proofErr w:type="gramEnd"/>
      <w:r w:rsidR="00BA0563">
        <w:rPr>
          <w:rFonts w:ascii="標楷體" w:eastAsia="標楷體" w:hAnsi="標楷體" w:cs="微軟正黑體" w:hint="eastAsia"/>
          <w:color w:val="000000"/>
          <w:kern w:val="0"/>
          <w:sz w:val="23"/>
          <w:szCs w:val="23"/>
          <w14:ligatures w14:val="none"/>
        </w:rPr>
        <w:t>銀</w:t>
      </w:r>
      <w:r w:rsidRPr="00947E71">
        <w:rPr>
          <w:rFonts w:ascii="標楷體" w:eastAsia="標楷體" w:hAnsi="標楷體" w:cs="微軟正黑體" w:hint="eastAsia"/>
          <w:color w:val="000000"/>
          <w:kern w:val="0"/>
          <w:sz w:val="23"/>
          <w:szCs w:val="23"/>
          <w14:ligatures w14:val="none"/>
        </w:rPr>
        <w:t>行電腦系統紀錄為</w:t>
      </w:r>
      <w:proofErr w:type="gramStart"/>
      <w:r w:rsidRPr="00947E71">
        <w:rPr>
          <w:rFonts w:ascii="標楷體" w:eastAsia="標楷體" w:hAnsi="標楷體" w:cs="微軟正黑體" w:hint="eastAsia"/>
          <w:color w:val="000000"/>
          <w:kern w:val="0"/>
          <w:sz w:val="23"/>
          <w:szCs w:val="23"/>
          <w14:ligatures w14:val="none"/>
        </w:rPr>
        <w:t>準</w:t>
      </w:r>
      <w:proofErr w:type="gramEnd"/>
      <w:r w:rsidRPr="00947E71">
        <w:rPr>
          <w:rFonts w:ascii="標楷體" w:eastAsia="標楷體" w:hAnsi="標楷體" w:cs="微軟正黑體" w:hint="eastAsia"/>
          <w:color w:val="000000"/>
          <w:kern w:val="0"/>
          <w:sz w:val="23"/>
          <w:szCs w:val="23"/>
          <w14:ligatures w14:val="none"/>
        </w:rPr>
        <w:t>。</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行有權檢視各項交易紀錄，若參加者有違反</w:t>
      </w:r>
      <w:r w:rsidR="00FB1A52">
        <w:rPr>
          <w:rFonts w:ascii="標楷體" w:eastAsia="標楷體" w:hAnsi="標楷體" w:cs="微軟正黑體" w:hint="eastAsia"/>
          <w:color w:val="000000"/>
          <w:kern w:val="0"/>
          <w:sz w:val="23"/>
          <w:szCs w:val="23"/>
          <w14:ligatures w14:val="none"/>
        </w:rPr>
        <w:t>本</w:t>
      </w:r>
      <w:r w:rsidRPr="00947E71">
        <w:rPr>
          <w:rFonts w:ascii="標楷體" w:eastAsia="標楷體" w:hAnsi="標楷體" w:cs="微軟正黑體" w:hint="eastAsia"/>
          <w:color w:val="000000"/>
          <w:kern w:val="0"/>
          <w:sz w:val="23"/>
          <w:szCs w:val="23"/>
          <w14:ligatures w14:val="none"/>
        </w:rPr>
        <w:t>活動注意事項之行為或涉及不正當得利及非法行為，</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行除公告排</w:t>
      </w:r>
      <w:r w:rsidRPr="00947E71">
        <w:rPr>
          <w:rFonts w:ascii="標楷體" w:eastAsia="標楷體" w:hAnsi="標楷體" w:cs="微軟正黑體" w:hint="eastAsia"/>
          <w:color w:val="000000"/>
          <w:kern w:val="0"/>
          <w:sz w:val="23"/>
          <w:szCs w:val="23"/>
          <w14:ligatures w14:val="none"/>
        </w:rPr>
        <w:lastRenderedPageBreak/>
        <w:t>除參與活動及回饋資格外，並對任何破壞活動之行為保留法律追訴權。</w:t>
      </w:r>
    </w:p>
    <w:p w14:paraId="5704A308" w14:textId="52044DFE"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依中華民國所得稅法規定，</w:t>
      </w:r>
      <w:ins w:id="18" w:author="吳雨蒨-法務處-永豐銀行" w:date="2024-09-16T17:55:00Z">
        <w:r w:rsidR="004F4A7C">
          <w:rPr>
            <w:rFonts w:ascii="標楷體" w:eastAsia="標楷體" w:hAnsi="標楷體" w:cs="微軟正黑體" w:hint="eastAsia"/>
            <w:color w:val="000000"/>
            <w:kern w:val="0"/>
            <w:sz w:val="23"/>
            <w:szCs w:val="23"/>
            <w14:ligatures w14:val="none"/>
          </w:rPr>
          <w:t>中</w:t>
        </w:r>
      </w:ins>
      <w:del w:id="19" w:author="吳雨蒨-法務處-永豐銀行" w:date="2024-09-16T17:55:00Z">
        <w:r w:rsidRPr="00947E71" w:rsidDel="004F4A7C">
          <w:rPr>
            <w:rFonts w:ascii="標楷體" w:eastAsia="標楷體" w:hAnsi="標楷體" w:cs="微軟正黑體" w:hint="eastAsia"/>
            <w:color w:val="000000"/>
            <w:kern w:val="0"/>
            <w:sz w:val="23"/>
            <w:szCs w:val="23"/>
            <w14:ligatures w14:val="none"/>
          </w:rPr>
          <w:delText>得</w:delText>
        </w:r>
      </w:del>
      <w:r w:rsidRPr="00947E71">
        <w:rPr>
          <w:rFonts w:ascii="標楷體" w:eastAsia="標楷體" w:hAnsi="標楷體" w:cs="微軟正黑體" w:hint="eastAsia"/>
          <w:color w:val="000000"/>
          <w:kern w:val="0"/>
          <w:sz w:val="23"/>
          <w:szCs w:val="23"/>
          <w14:ligatures w14:val="none"/>
        </w:rPr>
        <w:t>獎人如為中華民國境內居住之個人，競技競賽及機會中獎年度累積金額（價值）超過新臺幣(以下同)1,000元者，將併入</w:t>
      </w:r>
      <w:ins w:id="20" w:author="吳雨蒨-法務處-永豐銀行" w:date="2024-09-16T18:07:00Z">
        <w:r w:rsidR="004F6114">
          <w:rPr>
            <w:rFonts w:ascii="標楷體" w:eastAsia="標楷體" w:hAnsi="標楷體" w:cs="微軟正黑體" w:hint="eastAsia"/>
            <w:color w:val="000000"/>
            <w:kern w:val="0"/>
            <w:sz w:val="23"/>
            <w:szCs w:val="23"/>
            <w14:ligatures w14:val="none"/>
          </w:rPr>
          <w:t>中</w:t>
        </w:r>
      </w:ins>
      <w:del w:id="21" w:author="吳雨蒨-法務處-永豐銀行" w:date="2024-09-16T18:07:00Z">
        <w:r w:rsidRPr="00947E71" w:rsidDel="004F6114">
          <w:rPr>
            <w:rFonts w:ascii="標楷體" w:eastAsia="標楷體" w:hAnsi="標楷體" w:cs="微軟正黑體" w:hint="eastAsia"/>
            <w:color w:val="000000"/>
            <w:kern w:val="0"/>
            <w:sz w:val="23"/>
            <w:szCs w:val="23"/>
            <w14:ligatures w14:val="none"/>
          </w:rPr>
          <w:delText>得</w:delText>
        </w:r>
      </w:del>
      <w:r w:rsidRPr="00947E71">
        <w:rPr>
          <w:rFonts w:ascii="標楷體" w:eastAsia="標楷體" w:hAnsi="標楷體" w:cs="微軟正黑體" w:hint="eastAsia"/>
          <w:color w:val="000000"/>
          <w:kern w:val="0"/>
          <w:sz w:val="23"/>
          <w:szCs w:val="23"/>
          <w14:ligatures w14:val="none"/>
        </w:rPr>
        <w:t>獎人個人年度綜合所得稅申報，得獎金額超過20,000元時，需預先扣繳10%所得稅；</w:t>
      </w:r>
      <w:ins w:id="22" w:author="吳雨蒨-法務處-永豐銀行" w:date="2024-09-16T17:55:00Z">
        <w:r w:rsidR="004F4A7C">
          <w:rPr>
            <w:rFonts w:ascii="標楷體" w:eastAsia="標楷體" w:hAnsi="標楷體" w:cs="微軟正黑體" w:hint="eastAsia"/>
            <w:color w:val="000000"/>
            <w:kern w:val="0"/>
            <w:sz w:val="23"/>
            <w:szCs w:val="23"/>
            <w14:ligatures w14:val="none"/>
          </w:rPr>
          <w:t>中</w:t>
        </w:r>
      </w:ins>
      <w:del w:id="23" w:author="吳雨蒨-法務處-永豐銀行" w:date="2024-09-16T17:55:00Z">
        <w:r w:rsidRPr="00947E71" w:rsidDel="004F4A7C">
          <w:rPr>
            <w:rFonts w:ascii="標楷體" w:eastAsia="標楷體" w:hAnsi="標楷體" w:cs="微軟正黑體" w:hint="eastAsia"/>
            <w:color w:val="000000"/>
            <w:kern w:val="0"/>
            <w:sz w:val="23"/>
            <w:szCs w:val="23"/>
            <w14:ligatures w14:val="none"/>
          </w:rPr>
          <w:delText>得</w:delText>
        </w:r>
      </w:del>
      <w:r w:rsidRPr="00947E71">
        <w:rPr>
          <w:rFonts w:ascii="標楷體" w:eastAsia="標楷體" w:hAnsi="標楷體" w:cs="微軟正黑體" w:hint="eastAsia"/>
          <w:color w:val="000000"/>
          <w:kern w:val="0"/>
          <w:sz w:val="23"/>
          <w:szCs w:val="23"/>
          <w14:ligatures w14:val="none"/>
        </w:rPr>
        <w:t>獎人如非中華民國境內居住之個人，無論中獎金額多寡，一律預先按中獎金額扣繳20%，並於代扣稅款十日內辦理扣繳憑單申報。若</w:t>
      </w:r>
      <w:ins w:id="24" w:author="吳雨蒨-法務處-永豐銀行" w:date="2024-09-16T18:07:00Z">
        <w:r w:rsidR="004F6114">
          <w:rPr>
            <w:rFonts w:ascii="標楷體" w:eastAsia="標楷體" w:hAnsi="標楷體" w:cs="微軟正黑體" w:hint="eastAsia"/>
            <w:color w:val="000000"/>
            <w:kern w:val="0"/>
            <w:sz w:val="23"/>
            <w:szCs w:val="23"/>
            <w14:ligatures w14:val="none"/>
          </w:rPr>
          <w:t>中</w:t>
        </w:r>
      </w:ins>
      <w:del w:id="25" w:author="吳雨蒨-法務處-永豐銀行" w:date="2024-09-16T18:07:00Z">
        <w:r w:rsidRPr="00947E71" w:rsidDel="004F6114">
          <w:rPr>
            <w:rFonts w:ascii="標楷體" w:eastAsia="標楷體" w:hAnsi="標楷體" w:cs="微軟正黑體" w:hint="eastAsia"/>
            <w:color w:val="000000"/>
            <w:kern w:val="0"/>
            <w:sz w:val="23"/>
            <w:szCs w:val="23"/>
            <w14:ligatures w14:val="none"/>
          </w:rPr>
          <w:delText>得</w:delText>
        </w:r>
      </w:del>
      <w:r w:rsidRPr="00947E71">
        <w:rPr>
          <w:rFonts w:ascii="標楷體" w:eastAsia="標楷體" w:hAnsi="標楷體" w:cs="微軟正黑體" w:hint="eastAsia"/>
          <w:color w:val="000000"/>
          <w:kern w:val="0"/>
          <w:sz w:val="23"/>
          <w:szCs w:val="23"/>
          <w14:ligatures w14:val="none"/>
        </w:rPr>
        <w:t>獎人不願提供相關資料或未繳納應繳稅額導致無法領取</w:t>
      </w:r>
      <w:r w:rsidR="00F6444E">
        <w:rPr>
          <w:rFonts w:ascii="標楷體" w:eastAsia="標楷體" w:hAnsi="標楷體" w:cs="微軟正黑體" w:hint="eastAsia"/>
          <w:color w:val="000000"/>
          <w:kern w:val="0"/>
          <w:sz w:val="23"/>
          <w:szCs w:val="23"/>
          <w14:ligatures w14:val="none"/>
        </w:rPr>
        <w:t>活動贈品</w:t>
      </w:r>
      <w:r w:rsidRPr="00947E71">
        <w:rPr>
          <w:rFonts w:ascii="標楷體" w:eastAsia="標楷體" w:hAnsi="標楷體" w:cs="微軟正黑體" w:hint="eastAsia"/>
          <w:color w:val="000000"/>
          <w:kern w:val="0"/>
          <w:sz w:val="23"/>
          <w:szCs w:val="23"/>
          <w14:ligatures w14:val="none"/>
        </w:rPr>
        <w:t>等相關事宜者，即視為自動放棄回饋資格，事後不得再提出其他任何要求。</w:t>
      </w:r>
    </w:p>
    <w:p w14:paraId="5944E89F" w14:textId="5AA6D27E"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proofErr w:type="gramStart"/>
      <w:r w:rsidRPr="00296090">
        <w:rPr>
          <w:rFonts w:ascii="標楷體" w:eastAsia="標楷體" w:hAnsi="標楷體" w:cs="微軟正黑體" w:hint="eastAsia"/>
          <w:color w:val="000000"/>
          <w:kern w:val="0"/>
          <w:sz w:val="23"/>
          <w:szCs w:val="23"/>
          <w14:ligatures w14:val="none"/>
        </w:rPr>
        <w:t>個</w:t>
      </w:r>
      <w:proofErr w:type="gramEnd"/>
      <w:r w:rsidRPr="00296090">
        <w:rPr>
          <w:rFonts w:ascii="標楷體" w:eastAsia="標楷體" w:hAnsi="標楷體" w:cs="微軟正黑體" w:hint="eastAsia"/>
          <w:color w:val="000000"/>
          <w:kern w:val="0"/>
          <w:sz w:val="23"/>
          <w:szCs w:val="23"/>
          <w14:ligatures w14:val="none"/>
        </w:rPr>
        <w:t>資告知事項：本活動參加者瞭解及同意永豐銀行為行銷及辦理本活動之需要進行蒐集、處理及利用其個人資料。永豐銀行本於誠實信用原則及必要性原則蒐集、處理或利用參加者於本網路登載及基於上開特定目的與永豐銀行往來之個人資料。請詳閱「</w:t>
      </w:r>
      <w:hyperlink r:id="rId11" w:history="1">
        <w:r w:rsidRPr="00B44341">
          <w:rPr>
            <w:rStyle w:val="a4"/>
            <w:rFonts w:ascii="標楷體" w:eastAsia="標楷體" w:hAnsi="標楷體" w:cs="微軟正黑體" w:hint="eastAsia"/>
            <w:kern w:val="0"/>
            <w:sz w:val="23"/>
            <w:szCs w:val="23"/>
            <w14:ligatures w14:val="none"/>
          </w:rPr>
          <w:t>永豐銀行個人資料蒐集、處理及利用告知義務內容</w:t>
        </w:r>
      </w:hyperlink>
      <w:r w:rsidRPr="00296090">
        <w:rPr>
          <w:rFonts w:ascii="標楷體" w:eastAsia="標楷體" w:hAnsi="標楷體" w:cs="微軟正黑體" w:hint="eastAsia"/>
          <w:color w:val="000000"/>
          <w:kern w:val="0"/>
          <w:sz w:val="23"/>
          <w:szCs w:val="23"/>
          <w14:ligatures w14:val="none"/>
        </w:rPr>
        <w:t>」、</w:t>
      </w:r>
      <w:commentRangeStart w:id="26"/>
      <w:commentRangeStart w:id="27"/>
      <w:r w:rsidRPr="00296090">
        <w:rPr>
          <w:rFonts w:ascii="標楷體" w:eastAsia="標楷體" w:hAnsi="標楷體" w:cs="微軟正黑體" w:hint="eastAsia"/>
          <w:color w:val="000000"/>
          <w:kern w:val="0"/>
          <w:sz w:val="23"/>
          <w:szCs w:val="23"/>
          <w14:ligatures w14:val="none"/>
        </w:rPr>
        <w:t>「</w:t>
      </w:r>
      <w:r w:rsidR="00000000">
        <w:fldChar w:fldCharType="begin"/>
      </w:r>
      <w:ins w:id="28" w:author="林忻儒-數位客群部-永豐銀行" w:date="2024-09-19T15:25:00Z">
        <w:r w:rsidR="00AB6AAC">
          <w:instrText>HYPERLINK "https://bank.sinopac.com/sinopacBT/footer/privacy-statement.html"</w:instrText>
        </w:r>
      </w:ins>
      <w:del w:id="29" w:author="林忻儒-數位客群部-永豐銀行" w:date="2024-09-19T15:25:00Z">
        <w:r w:rsidR="00000000" w:rsidDel="00AB6AAC">
          <w:delInstrText>HYPERLINK "https://www.sinopac.com/footer/2018122510273284900000000000071.html"</w:delInstrText>
        </w:r>
      </w:del>
      <w:ins w:id="30" w:author="林忻儒-數位客群部-永豐銀行" w:date="2024-09-19T15:25:00Z"/>
      <w:r w:rsidR="00000000">
        <w:fldChar w:fldCharType="separate"/>
      </w:r>
      <w:r w:rsidRPr="00B44341">
        <w:rPr>
          <w:rStyle w:val="a4"/>
          <w:rFonts w:ascii="標楷體" w:eastAsia="標楷體" w:hAnsi="標楷體" w:cs="微軟正黑體" w:hint="eastAsia"/>
          <w:kern w:val="0"/>
          <w:sz w:val="23"/>
          <w:szCs w:val="23"/>
          <w14:ligatures w14:val="none"/>
        </w:rPr>
        <w:t>隱私權保護聲明</w:t>
      </w:r>
      <w:r w:rsidR="00000000">
        <w:rPr>
          <w:rStyle w:val="a4"/>
          <w:rFonts w:ascii="標楷體" w:eastAsia="標楷體" w:hAnsi="標楷體" w:cs="微軟正黑體"/>
          <w:kern w:val="0"/>
          <w:sz w:val="23"/>
          <w:szCs w:val="23"/>
          <w14:ligatures w14:val="none"/>
        </w:rPr>
        <w:fldChar w:fldCharType="end"/>
      </w:r>
      <w:r w:rsidRPr="00296090">
        <w:rPr>
          <w:rFonts w:ascii="標楷體" w:eastAsia="標楷體" w:hAnsi="標楷體" w:cs="微軟正黑體" w:hint="eastAsia"/>
          <w:color w:val="000000"/>
          <w:kern w:val="0"/>
          <w:sz w:val="23"/>
          <w:szCs w:val="23"/>
          <w14:ligatures w14:val="none"/>
        </w:rPr>
        <w:t>」</w:t>
      </w:r>
      <w:commentRangeEnd w:id="26"/>
      <w:r w:rsidR="00971D7F">
        <w:rPr>
          <w:rStyle w:val="ac"/>
        </w:rPr>
        <w:commentReference w:id="26"/>
      </w:r>
      <w:commentRangeEnd w:id="27"/>
      <w:r w:rsidR="00AB6AAC">
        <w:rPr>
          <w:rStyle w:val="ac"/>
        </w:rPr>
        <w:commentReference w:id="27"/>
      </w:r>
      <w:r w:rsidRPr="00296090">
        <w:rPr>
          <w:rFonts w:ascii="標楷體" w:eastAsia="標楷體" w:hAnsi="標楷體" w:cs="微軟正黑體" w:hint="eastAsia"/>
          <w:color w:val="000000"/>
          <w:kern w:val="0"/>
          <w:sz w:val="23"/>
          <w:szCs w:val="23"/>
          <w14:ligatures w14:val="none"/>
        </w:rPr>
        <w:t>。</w:t>
      </w:r>
    </w:p>
    <w:p w14:paraId="70BF7128" w14:textId="1B50D3DC" w:rsidR="00BA76F6" w:rsidRDefault="00947E71" w:rsidP="00BA76F6">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本活動之參加者限居住於</w:t>
      </w:r>
      <w:proofErr w:type="gramStart"/>
      <w:r w:rsidRPr="00947E71">
        <w:rPr>
          <w:rFonts w:ascii="標楷體" w:eastAsia="標楷體" w:hAnsi="標楷體" w:cs="微軟正黑體" w:hint="eastAsia"/>
          <w:color w:val="000000"/>
          <w:kern w:val="0"/>
          <w:sz w:val="23"/>
          <w:szCs w:val="23"/>
          <w14:ligatures w14:val="none"/>
        </w:rPr>
        <w:t>臺</w:t>
      </w:r>
      <w:proofErr w:type="gramEnd"/>
      <w:r w:rsidRPr="00947E71">
        <w:rPr>
          <w:rFonts w:ascii="標楷體" w:eastAsia="標楷體" w:hAnsi="標楷體" w:cs="微軟正黑體" w:hint="eastAsia"/>
          <w:color w:val="000000"/>
          <w:kern w:val="0"/>
          <w:sz w:val="23"/>
          <w:szCs w:val="23"/>
          <w14:ligatures w14:val="none"/>
        </w:rPr>
        <w:t>、</w:t>
      </w:r>
      <w:proofErr w:type="gramStart"/>
      <w:r w:rsidRPr="00947E71">
        <w:rPr>
          <w:rFonts w:ascii="標楷體" w:eastAsia="標楷體" w:hAnsi="標楷體" w:cs="微軟正黑體" w:hint="eastAsia"/>
          <w:color w:val="000000"/>
          <w:kern w:val="0"/>
          <w:sz w:val="23"/>
          <w:szCs w:val="23"/>
          <w14:ligatures w14:val="none"/>
        </w:rPr>
        <w:t>澎</w:t>
      </w:r>
      <w:proofErr w:type="gramEnd"/>
      <w:r w:rsidRPr="00947E71">
        <w:rPr>
          <w:rFonts w:ascii="標楷體" w:eastAsia="標楷體" w:hAnsi="標楷體" w:cs="微軟正黑體" w:hint="eastAsia"/>
          <w:color w:val="000000"/>
          <w:kern w:val="0"/>
          <w:sz w:val="23"/>
          <w:szCs w:val="23"/>
          <w14:ligatures w14:val="none"/>
        </w:rPr>
        <w:t>、金、馬地區之本國自然人參加，資料若有不實，將取消其參加及回饋資格，</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行保留審核參加者參加資格之權利。</w:t>
      </w:r>
    </w:p>
    <w:p w14:paraId="40BC1DE8" w14:textId="06DC58FF" w:rsidR="008328BE" w:rsidRPr="00BA76F6" w:rsidRDefault="00947E71" w:rsidP="00BA76F6">
      <w:pPr>
        <w:pStyle w:val="a3"/>
        <w:numPr>
          <w:ilvl w:val="0"/>
          <w:numId w:val="2"/>
        </w:numPr>
        <w:ind w:leftChars="0"/>
        <w:rPr>
          <w:rFonts w:ascii="標楷體" w:eastAsia="標楷體" w:hAnsi="標楷體" w:cs="微軟正黑體"/>
          <w:color w:val="000000"/>
          <w:kern w:val="0"/>
          <w:sz w:val="23"/>
          <w:szCs w:val="23"/>
          <w14:ligatures w14:val="none"/>
        </w:rPr>
      </w:pPr>
      <w:r w:rsidRPr="00BA76F6">
        <w:rPr>
          <w:rFonts w:ascii="標楷體" w:eastAsia="標楷體" w:hAnsi="標楷體" w:cs="微軟正黑體" w:hint="eastAsia"/>
          <w:color w:val="000000"/>
          <w:kern w:val="0"/>
          <w:sz w:val="23"/>
          <w:szCs w:val="23"/>
          <w14:ligatures w14:val="none"/>
        </w:rPr>
        <w:t>如對本活動有任何疑問與建議，請電洽</w:t>
      </w:r>
      <w:r w:rsidR="004E5436">
        <w:rPr>
          <w:rFonts w:ascii="標楷體" w:eastAsia="標楷體" w:hAnsi="標楷體" w:cs="微軟正黑體" w:hint="eastAsia"/>
          <w:color w:val="000000"/>
          <w:kern w:val="0"/>
          <w:sz w:val="23"/>
          <w:szCs w:val="23"/>
          <w14:ligatures w14:val="none"/>
        </w:rPr>
        <w:t>永豐銀</w:t>
      </w:r>
      <w:r w:rsidRPr="00BA76F6">
        <w:rPr>
          <w:rFonts w:ascii="標楷體" w:eastAsia="標楷體" w:hAnsi="標楷體" w:cs="微軟正黑體" w:hint="eastAsia"/>
          <w:color w:val="000000"/>
          <w:kern w:val="0"/>
          <w:sz w:val="23"/>
          <w:szCs w:val="23"/>
          <w14:ligatures w14:val="none"/>
        </w:rPr>
        <w:t>行24小時客服專線：02-2505-9999 / 0203-08989，我們將盡速回覆。</w:t>
      </w:r>
      <w:bookmarkEnd w:id="17"/>
    </w:p>
    <w:sectPr w:rsidR="008328BE" w:rsidRPr="00BA76F6">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吳雨蒨-法務處-永豐銀行" w:date="2024-09-16T18:13:00Z" w:initials="吳雨蒨-法務處-永">
    <w:p w14:paraId="3DF8DE0F" w14:textId="77777777" w:rsidR="0029581D" w:rsidRDefault="0029581D" w:rsidP="001A6809">
      <w:pPr>
        <w:pStyle w:val="ad"/>
      </w:pPr>
      <w:r>
        <w:rPr>
          <w:rStyle w:val="ac"/>
        </w:rPr>
        <w:annotationRef/>
      </w:r>
      <w:r>
        <w:rPr>
          <w:rFonts w:hint="eastAsia"/>
        </w:rPr>
        <w:t>請提案單位再行確認登入通路是否正確。</w:t>
      </w:r>
    </w:p>
  </w:comment>
  <w:comment w:id="7" w:author="林忻儒-數位客群部-永豐銀行" w:date="2024-09-19T15:24:00Z" w:initials="林忻儒-數位客群部">
    <w:p w14:paraId="3AB962D5" w14:textId="77777777" w:rsidR="00AB6AAC" w:rsidRDefault="00AB6AAC" w:rsidP="009D1073">
      <w:pPr>
        <w:pStyle w:val="ad"/>
      </w:pPr>
      <w:r>
        <w:rPr>
          <w:rStyle w:val="ac"/>
        </w:rPr>
        <w:annotationRef/>
      </w:r>
      <w:r>
        <w:rPr>
          <w:rFonts w:hint="eastAsia"/>
        </w:rPr>
        <w:t>大咖也是登入網銀會員的其一數位通路，列上尤佳</w:t>
      </w:r>
    </w:p>
  </w:comment>
  <w:comment w:id="26" w:author="吳雨蒨-法務處-永豐銀行" w:date="2024-09-16T18:01:00Z" w:initials="吳雨蒨-法務處-永">
    <w:p w14:paraId="02F502EC" w14:textId="69550F8F" w:rsidR="00971D7F" w:rsidRDefault="00971D7F" w:rsidP="00396B0A">
      <w:pPr>
        <w:pStyle w:val="ad"/>
      </w:pPr>
      <w:r>
        <w:rPr>
          <w:rStyle w:val="ac"/>
        </w:rPr>
        <w:annotationRef/>
      </w:r>
      <w:r>
        <w:rPr>
          <w:rFonts w:hint="eastAsia"/>
        </w:rPr>
        <w:t>此連結係連結至永豐金控隱私權保護聲明頁面，請提案單位再行確認正確性。</w:t>
      </w:r>
    </w:p>
  </w:comment>
  <w:comment w:id="27" w:author="林忻儒-數位客群部-永豐銀行" w:date="2024-09-19T15:26:00Z" w:initials="林忻儒-數位客群部">
    <w:p w14:paraId="0B29911D" w14:textId="77777777" w:rsidR="00AB6AAC" w:rsidRDefault="00AB6AAC">
      <w:pPr>
        <w:pStyle w:val="ad"/>
      </w:pPr>
      <w:r>
        <w:rPr>
          <w:rStyle w:val="ac"/>
        </w:rPr>
        <w:annotationRef/>
      </w:r>
      <w:r>
        <w:rPr>
          <w:rFonts w:hint="eastAsia"/>
        </w:rPr>
        <w:t>已調整為永豐銀行</w:t>
      </w:r>
      <w:r>
        <w:rPr>
          <w:rFonts w:hint="eastAsia"/>
        </w:rPr>
        <w:t xml:space="preserve"> </w:t>
      </w:r>
      <w:r>
        <w:rPr>
          <w:rFonts w:hint="eastAsia"/>
        </w:rPr>
        <w:t>隱私權保護聲明網頁</w:t>
      </w:r>
    </w:p>
    <w:p w14:paraId="383B1388" w14:textId="77777777" w:rsidR="00AB6AAC" w:rsidRDefault="00AB6AAC" w:rsidP="00D52249">
      <w:pPr>
        <w:pStyle w:val="ad"/>
      </w:pPr>
      <w:hyperlink r:id="rId1" w:history="1">
        <w:r w:rsidRPr="00D52249">
          <w:rPr>
            <w:rStyle w:val="a4"/>
            <w:rFonts w:hint="eastAsia"/>
          </w:rPr>
          <w:t>永豐銀行</w:t>
        </w:r>
        <w:r w:rsidRPr="00D52249">
          <w:rPr>
            <w:rStyle w:val="a4"/>
            <w:rFonts w:hint="eastAsia"/>
          </w:rPr>
          <w:t xml:space="preserve"> Bank SinoPac</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F8DE0F" w15:done="0"/>
  <w15:commentEx w15:paraId="3AB962D5" w15:paraIdParent="3DF8DE0F" w15:done="0"/>
  <w15:commentEx w15:paraId="02F502EC" w15:done="0"/>
  <w15:commentEx w15:paraId="383B1388" w15:paraIdParent="02F502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92F3D1" w16cex:dateUtc="2024-09-16T10:13:00Z"/>
  <w16cex:commentExtensible w16cex:durableId="2A96C0C6" w16cex:dateUtc="2024-09-19T07:24:00Z"/>
  <w16cex:commentExtensible w16cex:durableId="2A92F0E6" w16cex:dateUtc="2024-09-16T10:01:00Z"/>
  <w16cex:commentExtensible w16cex:durableId="2A96C122" w16cex:dateUtc="2024-09-19T0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F8DE0F" w16cid:durableId="2A92F3D1"/>
  <w16cid:commentId w16cid:paraId="3AB962D5" w16cid:durableId="2A96C0C6"/>
  <w16cid:commentId w16cid:paraId="02F502EC" w16cid:durableId="2A92F0E6"/>
  <w16cid:commentId w16cid:paraId="383B1388" w16cid:durableId="2A96C1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952E6" w14:textId="77777777" w:rsidR="004D66FB" w:rsidRDefault="004D66FB" w:rsidP="006B68F0">
      <w:r>
        <w:separator/>
      </w:r>
    </w:p>
  </w:endnote>
  <w:endnote w:type="continuationSeparator" w:id="0">
    <w:p w14:paraId="70BC019B" w14:textId="77777777" w:rsidR="004D66FB" w:rsidRDefault="004D66FB" w:rsidP="006B6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AE38D" w14:textId="77777777" w:rsidR="004D66FB" w:rsidRDefault="004D66FB" w:rsidP="006B68F0">
      <w:r>
        <w:separator/>
      </w:r>
    </w:p>
  </w:footnote>
  <w:footnote w:type="continuationSeparator" w:id="0">
    <w:p w14:paraId="058100F9" w14:textId="77777777" w:rsidR="004D66FB" w:rsidRDefault="004D66FB" w:rsidP="006B68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722F"/>
    <w:multiLevelType w:val="hybridMultilevel"/>
    <w:tmpl w:val="8488E830"/>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20047FDA"/>
    <w:multiLevelType w:val="hybridMultilevel"/>
    <w:tmpl w:val="521438BA"/>
    <w:lvl w:ilvl="0" w:tplc="B2866976">
      <w:start w:val="1"/>
      <w:numFmt w:val="decimal"/>
      <w:lvlText w:val="%1."/>
      <w:lvlJc w:val="left"/>
      <w:pPr>
        <w:ind w:left="6240" w:hanging="480"/>
      </w:pPr>
      <w:rPr>
        <w:rFonts w:hint="eastAsia"/>
      </w:rPr>
    </w:lvl>
    <w:lvl w:ilvl="1" w:tplc="04090019" w:tentative="1">
      <w:start w:val="1"/>
      <w:numFmt w:val="ideographTraditional"/>
      <w:lvlText w:val="%2、"/>
      <w:lvlJc w:val="left"/>
      <w:pPr>
        <w:ind w:left="6720" w:hanging="480"/>
      </w:pPr>
    </w:lvl>
    <w:lvl w:ilvl="2" w:tplc="0409001B" w:tentative="1">
      <w:start w:val="1"/>
      <w:numFmt w:val="lowerRoman"/>
      <w:lvlText w:val="%3."/>
      <w:lvlJc w:val="right"/>
      <w:pPr>
        <w:ind w:left="7200" w:hanging="480"/>
      </w:pPr>
    </w:lvl>
    <w:lvl w:ilvl="3" w:tplc="0409000F" w:tentative="1">
      <w:start w:val="1"/>
      <w:numFmt w:val="decimal"/>
      <w:lvlText w:val="%4."/>
      <w:lvlJc w:val="left"/>
      <w:pPr>
        <w:ind w:left="7680" w:hanging="480"/>
      </w:pPr>
    </w:lvl>
    <w:lvl w:ilvl="4" w:tplc="04090019" w:tentative="1">
      <w:start w:val="1"/>
      <w:numFmt w:val="ideographTraditional"/>
      <w:lvlText w:val="%5、"/>
      <w:lvlJc w:val="left"/>
      <w:pPr>
        <w:ind w:left="8160" w:hanging="480"/>
      </w:pPr>
    </w:lvl>
    <w:lvl w:ilvl="5" w:tplc="0409001B" w:tentative="1">
      <w:start w:val="1"/>
      <w:numFmt w:val="lowerRoman"/>
      <w:lvlText w:val="%6."/>
      <w:lvlJc w:val="right"/>
      <w:pPr>
        <w:ind w:left="8640" w:hanging="480"/>
      </w:pPr>
    </w:lvl>
    <w:lvl w:ilvl="6" w:tplc="0409000F" w:tentative="1">
      <w:start w:val="1"/>
      <w:numFmt w:val="decimal"/>
      <w:lvlText w:val="%7."/>
      <w:lvlJc w:val="left"/>
      <w:pPr>
        <w:ind w:left="9120" w:hanging="480"/>
      </w:pPr>
    </w:lvl>
    <w:lvl w:ilvl="7" w:tplc="04090019" w:tentative="1">
      <w:start w:val="1"/>
      <w:numFmt w:val="ideographTraditional"/>
      <w:lvlText w:val="%8、"/>
      <w:lvlJc w:val="left"/>
      <w:pPr>
        <w:ind w:left="9600" w:hanging="480"/>
      </w:pPr>
    </w:lvl>
    <w:lvl w:ilvl="8" w:tplc="0409001B" w:tentative="1">
      <w:start w:val="1"/>
      <w:numFmt w:val="lowerRoman"/>
      <w:lvlText w:val="%9."/>
      <w:lvlJc w:val="right"/>
      <w:pPr>
        <w:ind w:left="10080" w:hanging="480"/>
      </w:pPr>
    </w:lvl>
  </w:abstractNum>
  <w:abstractNum w:abstractNumId="2" w15:restartNumberingAfterBreak="0">
    <w:nsid w:val="210C13B4"/>
    <w:multiLevelType w:val="hybridMultilevel"/>
    <w:tmpl w:val="291EE55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26C21F6A"/>
    <w:multiLevelType w:val="hybridMultilevel"/>
    <w:tmpl w:val="A1E0A2E4"/>
    <w:lvl w:ilvl="0" w:tplc="0409000F">
      <w:start w:val="1"/>
      <w:numFmt w:val="decimal"/>
      <w:lvlText w:val="%1."/>
      <w:lvlJc w:val="left"/>
      <w:pPr>
        <w:ind w:left="960" w:hanging="480"/>
      </w:pPr>
      <w:rPr>
        <w:rFonts w:hint="default"/>
      </w:rPr>
    </w:lvl>
    <w:lvl w:ilvl="1" w:tplc="FFFFFFFF">
      <w:start w:val="1"/>
      <w:numFmt w:val="ideographTraditional"/>
      <w:lvlText w:val="%2、"/>
      <w:lvlJc w:val="left"/>
      <w:pPr>
        <w:ind w:left="1440" w:hanging="480"/>
      </w:pPr>
    </w:lvl>
    <w:lvl w:ilvl="2" w:tplc="FFFFFFFF">
      <w:start w:val="1"/>
      <w:numFmt w:val="decimal"/>
      <w:lvlText w:val="%3."/>
      <w:lvlJc w:val="lef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 w15:restartNumberingAfterBreak="0">
    <w:nsid w:val="2C771CC1"/>
    <w:multiLevelType w:val="hybridMultilevel"/>
    <w:tmpl w:val="95C059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7F27257"/>
    <w:multiLevelType w:val="hybridMultilevel"/>
    <w:tmpl w:val="F1BECF08"/>
    <w:lvl w:ilvl="0" w:tplc="0409000F">
      <w:start w:val="1"/>
      <w:numFmt w:val="decimal"/>
      <w:lvlText w:val="%1."/>
      <w:lvlJc w:val="left"/>
      <w:pPr>
        <w:ind w:left="960" w:hanging="480"/>
      </w:pPr>
    </w:lvl>
    <w:lvl w:ilvl="1" w:tplc="AD18DEF2">
      <w:start w:val="5"/>
      <w:numFmt w:val="taiwaneseCountingThousand"/>
      <w:lvlText w:val="%2、"/>
      <w:lvlJc w:val="left"/>
      <w:pPr>
        <w:ind w:left="1410" w:hanging="45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3FF83EA9"/>
    <w:multiLevelType w:val="hybridMultilevel"/>
    <w:tmpl w:val="D570EA1C"/>
    <w:lvl w:ilvl="0" w:tplc="FFFFFFFF">
      <w:start w:val="1"/>
      <w:numFmt w:val="taiwaneseCountingThousand"/>
      <w:lvlText w:val="%1、"/>
      <w:lvlJc w:val="left"/>
      <w:pPr>
        <w:ind w:left="622" w:hanging="480"/>
      </w:pPr>
      <w:rPr>
        <w:rFonts w:hint="default"/>
      </w:rPr>
    </w:lvl>
    <w:lvl w:ilvl="1" w:tplc="FFFFFFFF">
      <w:start w:val="1"/>
      <w:numFmt w:val="ideographTraditional"/>
      <w:lvlText w:val="%2、"/>
      <w:lvlJc w:val="left"/>
      <w:pPr>
        <w:ind w:left="1102" w:hanging="480"/>
      </w:pPr>
    </w:lvl>
    <w:lvl w:ilvl="2" w:tplc="0409000F">
      <w:start w:val="1"/>
      <w:numFmt w:val="decimal"/>
      <w:lvlText w:val="%3."/>
      <w:lvlJc w:val="left"/>
      <w:pPr>
        <w:ind w:left="1582" w:hanging="480"/>
      </w:pPr>
    </w:lvl>
    <w:lvl w:ilvl="3" w:tplc="FFFFFFFF" w:tentative="1">
      <w:start w:val="1"/>
      <w:numFmt w:val="decimal"/>
      <w:lvlText w:val="%4."/>
      <w:lvlJc w:val="left"/>
      <w:pPr>
        <w:ind w:left="2062" w:hanging="480"/>
      </w:pPr>
    </w:lvl>
    <w:lvl w:ilvl="4" w:tplc="FFFFFFFF" w:tentative="1">
      <w:start w:val="1"/>
      <w:numFmt w:val="ideographTraditional"/>
      <w:lvlText w:val="%5、"/>
      <w:lvlJc w:val="left"/>
      <w:pPr>
        <w:ind w:left="2542" w:hanging="480"/>
      </w:pPr>
    </w:lvl>
    <w:lvl w:ilvl="5" w:tplc="FFFFFFFF" w:tentative="1">
      <w:start w:val="1"/>
      <w:numFmt w:val="lowerRoman"/>
      <w:lvlText w:val="%6."/>
      <w:lvlJc w:val="right"/>
      <w:pPr>
        <w:ind w:left="3022" w:hanging="480"/>
      </w:pPr>
    </w:lvl>
    <w:lvl w:ilvl="6" w:tplc="FFFFFFFF" w:tentative="1">
      <w:start w:val="1"/>
      <w:numFmt w:val="decimal"/>
      <w:lvlText w:val="%7."/>
      <w:lvlJc w:val="left"/>
      <w:pPr>
        <w:ind w:left="3502" w:hanging="480"/>
      </w:pPr>
    </w:lvl>
    <w:lvl w:ilvl="7" w:tplc="FFFFFFFF" w:tentative="1">
      <w:start w:val="1"/>
      <w:numFmt w:val="ideographTraditional"/>
      <w:lvlText w:val="%8、"/>
      <w:lvlJc w:val="left"/>
      <w:pPr>
        <w:ind w:left="3982" w:hanging="480"/>
      </w:pPr>
    </w:lvl>
    <w:lvl w:ilvl="8" w:tplc="FFFFFFFF" w:tentative="1">
      <w:start w:val="1"/>
      <w:numFmt w:val="lowerRoman"/>
      <w:lvlText w:val="%9."/>
      <w:lvlJc w:val="right"/>
      <w:pPr>
        <w:ind w:left="4462" w:hanging="480"/>
      </w:pPr>
    </w:lvl>
  </w:abstractNum>
  <w:abstractNum w:abstractNumId="7" w15:restartNumberingAfterBreak="0">
    <w:nsid w:val="423A70D0"/>
    <w:multiLevelType w:val="hybridMultilevel"/>
    <w:tmpl w:val="524A421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33E54AF"/>
    <w:multiLevelType w:val="hybridMultilevel"/>
    <w:tmpl w:val="21C29B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91F76AC"/>
    <w:multiLevelType w:val="hybridMultilevel"/>
    <w:tmpl w:val="FBDE1D1A"/>
    <w:lvl w:ilvl="0" w:tplc="04090001">
      <w:start w:val="1"/>
      <w:numFmt w:val="bullet"/>
      <w:lvlText w:val=""/>
      <w:lvlJc w:val="left"/>
      <w:pPr>
        <w:ind w:left="1800" w:hanging="480"/>
      </w:pPr>
      <w:rPr>
        <w:rFonts w:ascii="Wingdings" w:hAnsi="Wingdings" w:hint="default"/>
      </w:rPr>
    </w:lvl>
    <w:lvl w:ilvl="1" w:tplc="04090003" w:tentative="1">
      <w:start w:val="1"/>
      <w:numFmt w:val="bullet"/>
      <w:lvlText w:val=""/>
      <w:lvlJc w:val="left"/>
      <w:pPr>
        <w:ind w:left="2280" w:hanging="480"/>
      </w:pPr>
      <w:rPr>
        <w:rFonts w:ascii="Wingdings" w:hAnsi="Wingdings" w:hint="default"/>
      </w:rPr>
    </w:lvl>
    <w:lvl w:ilvl="2" w:tplc="04090005" w:tentative="1">
      <w:start w:val="1"/>
      <w:numFmt w:val="bullet"/>
      <w:lvlText w:val=""/>
      <w:lvlJc w:val="left"/>
      <w:pPr>
        <w:ind w:left="2760" w:hanging="480"/>
      </w:pPr>
      <w:rPr>
        <w:rFonts w:ascii="Wingdings" w:hAnsi="Wingdings" w:hint="default"/>
      </w:rPr>
    </w:lvl>
    <w:lvl w:ilvl="3" w:tplc="04090001" w:tentative="1">
      <w:start w:val="1"/>
      <w:numFmt w:val="bullet"/>
      <w:lvlText w:val=""/>
      <w:lvlJc w:val="left"/>
      <w:pPr>
        <w:ind w:left="3240" w:hanging="480"/>
      </w:pPr>
      <w:rPr>
        <w:rFonts w:ascii="Wingdings" w:hAnsi="Wingdings" w:hint="default"/>
      </w:rPr>
    </w:lvl>
    <w:lvl w:ilvl="4" w:tplc="04090003" w:tentative="1">
      <w:start w:val="1"/>
      <w:numFmt w:val="bullet"/>
      <w:lvlText w:val=""/>
      <w:lvlJc w:val="left"/>
      <w:pPr>
        <w:ind w:left="3720" w:hanging="480"/>
      </w:pPr>
      <w:rPr>
        <w:rFonts w:ascii="Wingdings" w:hAnsi="Wingdings" w:hint="default"/>
      </w:rPr>
    </w:lvl>
    <w:lvl w:ilvl="5" w:tplc="04090005" w:tentative="1">
      <w:start w:val="1"/>
      <w:numFmt w:val="bullet"/>
      <w:lvlText w:val=""/>
      <w:lvlJc w:val="left"/>
      <w:pPr>
        <w:ind w:left="4200" w:hanging="480"/>
      </w:pPr>
      <w:rPr>
        <w:rFonts w:ascii="Wingdings" w:hAnsi="Wingdings" w:hint="default"/>
      </w:rPr>
    </w:lvl>
    <w:lvl w:ilvl="6" w:tplc="04090001" w:tentative="1">
      <w:start w:val="1"/>
      <w:numFmt w:val="bullet"/>
      <w:lvlText w:val=""/>
      <w:lvlJc w:val="left"/>
      <w:pPr>
        <w:ind w:left="4680" w:hanging="480"/>
      </w:pPr>
      <w:rPr>
        <w:rFonts w:ascii="Wingdings" w:hAnsi="Wingdings" w:hint="default"/>
      </w:rPr>
    </w:lvl>
    <w:lvl w:ilvl="7" w:tplc="04090003" w:tentative="1">
      <w:start w:val="1"/>
      <w:numFmt w:val="bullet"/>
      <w:lvlText w:val=""/>
      <w:lvlJc w:val="left"/>
      <w:pPr>
        <w:ind w:left="5160" w:hanging="480"/>
      </w:pPr>
      <w:rPr>
        <w:rFonts w:ascii="Wingdings" w:hAnsi="Wingdings" w:hint="default"/>
      </w:rPr>
    </w:lvl>
    <w:lvl w:ilvl="8" w:tplc="04090005" w:tentative="1">
      <w:start w:val="1"/>
      <w:numFmt w:val="bullet"/>
      <w:lvlText w:val=""/>
      <w:lvlJc w:val="left"/>
      <w:pPr>
        <w:ind w:left="5640" w:hanging="480"/>
      </w:pPr>
      <w:rPr>
        <w:rFonts w:ascii="Wingdings" w:hAnsi="Wingdings" w:hint="default"/>
      </w:rPr>
    </w:lvl>
  </w:abstractNum>
  <w:abstractNum w:abstractNumId="10" w15:restartNumberingAfterBreak="0">
    <w:nsid w:val="4A8D3CF3"/>
    <w:multiLevelType w:val="hybridMultilevel"/>
    <w:tmpl w:val="7DF82FF6"/>
    <w:lvl w:ilvl="0" w:tplc="B2866976">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E1F4E2C"/>
    <w:multiLevelType w:val="hybridMultilevel"/>
    <w:tmpl w:val="72D27E4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3BB7334"/>
    <w:multiLevelType w:val="hybridMultilevel"/>
    <w:tmpl w:val="DDB4EA6E"/>
    <w:lvl w:ilvl="0" w:tplc="04090001">
      <w:start w:val="1"/>
      <w:numFmt w:val="bullet"/>
      <w:lvlText w:val=""/>
      <w:lvlJc w:val="left"/>
      <w:pPr>
        <w:ind w:left="1800" w:hanging="480"/>
      </w:pPr>
      <w:rPr>
        <w:rFonts w:ascii="Wingdings" w:hAnsi="Wingdings" w:hint="default"/>
      </w:rPr>
    </w:lvl>
    <w:lvl w:ilvl="1" w:tplc="04090003" w:tentative="1">
      <w:start w:val="1"/>
      <w:numFmt w:val="bullet"/>
      <w:lvlText w:val=""/>
      <w:lvlJc w:val="left"/>
      <w:pPr>
        <w:ind w:left="2280" w:hanging="480"/>
      </w:pPr>
      <w:rPr>
        <w:rFonts w:ascii="Wingdings" w:hAnsi="Wingdings" w:hint="default"/>
      </w:rPr>
    </w:lvl>
    <w:lvl w:ilvl="2" w:tplc="04090005" w:tentative="1">
      <w:start w:val="1"/>
      <w:numFmt w:val="bullet"/>
      <w:lvlText w:val=""/>
      <w:lvlJc w:val="left"/>
      <w:pPr>
        <w:ind w:left="2760" w:hanging="480"/>
      </w:pPr>
      <w:rPr>
        <w:rFonts w:ascii="Wingdings" w:hAnsi="Wingdings" w:hint="default"/>
      </w:rPr>
    </w:lvl>
    <w:lvl w:ilvl="3" w:tplc="04090001" w:tentative="1">
      <w:start w:val="1"/>
      <w:numFmt w:val="bullet"/>
      <w:lvlText w:val=""/>
      <w:lvlJc w:val="left"/>
      <w:pPr>
        <w:ind w:left="3240" w:hanging="480"/>
      </w:pPr>
      <w:rPr>
        <w:rFonts w:ascii="Wingdings" w:hAnsi="Wingdings" w:hint="default"/>
      </w:rPr>
    </w:lvl>
    <w:lvl w:ilvl="4" w:tplc="04090003" w:tentative="1">
      <w:start w:val="1"/>
      <w:numFmt w:val="bullet"/>
      <w:lvlText w:val=""/>
      <w:lvlJc w:val="left"/>
      <w:pPr>
        <w:ind w:left="3720" w:hanging="480"/>
      </w:pPr>
      <w:rPr>
        <w:rFonts w:ascii="Wingdings" w:hAnsi="Wingdings" w:hint="default"/>
      </w:rPr>
    </w:lvl>
    <w:lvl w:ilvl="5" w:tplc="04090005" w:tentative="1">
      <w:start w:val="1"/>
      <w:numFmt w:val="bullet"/>
      <w:lvlText w:val=""/>
      <w:lvlJc w:val="left"/>
      <w:pPr>
        <w:ind w:left="4200" w:hanging="480"/>
      </w:pPr>
      <w:rPr>
        <w:rFonts w:ascii="Wingdings" w:hAnsi="Wingdings" w:hint="default"/>
      </w:rPr>
    </w:lvl>
    <w:lvl w:ilvl="6" w:tplc="04090001" w:tentative="1">
      <w:start w:val="1"/>
      <w:numFmt w:val="bullet"/>
      <w:lvlText w:val=""/>
      <w:lvlJc w:val="left"/>
      <w:pPr>
        <w:ind w:left="4680" w:hanging="480"/>
      </w:pPr>
      <w:rPr>
        <w:rFonts w:ascii="Wingdings" w:hAnsi="Wingdings" w:hint="default"/>
      </w:rPr>
    </w:lvl>
    <w:lvl w:ilvl="7" w:tplc="04090003" w:tentative="1">
      <w:start w:val="1"/>
      <w:numFmt w:val="bullet"/>
      <w:lvlText w:val=""/>
      <w:lvlJc w:val="left"/>
      <w:pPr>
        <w:ind w:left="5160" w:hanging="480"/>
      </w:pPr>
      <w:rPr>
        <w:rFonts w:ascii="Wingdings" w:hAnsi="Wingdings" w:hint="default"/>
      </w:rPr>
    </w:lvl>
    <w:lvl w:ilvl="8" w:tplc="04090005" w:tentative="1">
      <w:start w:val="1"/>
      <w:numFmt w:val="bullet"/>
      <w:lvlText w:val=""/>
      <w:lvlJc w:val="left"/>
      <w:pPr>
        <w:ind w:left="5640" w:hanging="480"/>
      </w:pPr>
      <w:rPr>
        <w:rFonts w:ascii="Wingdings" w:hAnsi="Wingdings" w:hint="default"/>
      </w:rPr>
    </w:lvl>
  </w:abstractNum>
  <w:abstractNum w:abstractNumId="13" w15:restartNumberingAfterBreak="0">
    <w:nsid w:val="5A704FAA"/>
    <w:multiLevelType w:val="hybridMultilevel"/>
    <w:tmpl w:val="CD4A3964"/>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4" w15:restartNumberingAfterBreak="0">
    <w:nsid w:val="6C832655"/>
    <w:multiLevelType w:val="hybridMultilevel"/>
    <w:tmpl w:val="747667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93479380">
    <w:abstractNumId w:val="8"/>
  </w:num>
  <w:num w:numId="2" w16cid:durableId="1227036517">
    <w:abstractNumId w:val="10"/>
  </w:num>
  <w:num w:numId="3" w16cid:durableId="17196442">
    <w:abstractNumId w:val="2"/>
  </w:num>
  <w:num w:numId="4" w16cid:durableId="1724476501">
    <w:abstractNumId w:val="9"/>
  </w:num>
  <w:num w:numId="5" w16cid:durableId="921833488">
    <w:abstractNumId w:val="12"/>
  </w:num>
  <w:num w:numId="6" w16cid:durableId="236981813">
    <w:abstractNumId w:val="4"/>
  </w:num>
  <w:num w:numId="7" w16cid:durableId="525141141">
    <w:abstractNumId w:val="14"/>
  </w:num>
  <w:num w:numId="8" w16cid:durableId="1727294160">
    <w:abstractNumId w:val="13"/>
  </w:num>
  <w:num w:numId="9" w16cid:durableId="511919943">
    <w:abstractNumId w:val="1"/>
  </w:num>
  <w:num w:numId="10" w16cid:durableId="411859617">
    <w:abstractNumId w:val="5"/>
  </w:num>
  <w:num w:numId="11" w16cid:durableId="652879452">
    <w:abstractNumId w:val="6"/>
  </w:num>
  <w:num w:numId="12" w16cid:durableId="729613660">
    <w:abstractNumId w:val="7"/>
  </w:num>
  <w:num w:numId="13" w16cid:durableId="132256378">
    <w:abstractNumId w:val="0"/>
  </w:num>
  <w:num w:numId="14" w16cid:durableId="331681827">
    <w:abstractNumId w:val="11"/>
  </w:num>
  <w:num w:numId="15" w16cid:durableId="127659493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吳雨蒨-法務處-永豐銀行">
    <w15:presenceInfo w15:providerId="AD" w15:userId="S::rebeccawu@sinopac.com::7ed269e8-2556-4682-a41a-2058f0daddb4"/>
  </w15:person>
  <w15:person w15:author="林忻儒-數位客群部-永豐銀行">
    <w15:presenceInfo w15:providerId="AD" w15:userId="S::wendylin95@sinopac.com::1cbdc2ab-9ff0-4c51-9320-b2cc04a45b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33C"/>
    <w:rsid w:val="00016DCC"/>
    <w:rsid w:val="00031317"/>
    <w:rsid w:val="000566B2"/>
    <w:rsid w:val="0007086E"/>
    <w:rsid w:val="00082503"/>
    <w:rsid w:val="000A55BF"/>
    <w:rsid w:val="000B18AF"/>
    <w:rsid w:val="000B766B"/>
    <w:rsid w:val="000C017E"/>
    <w:rsid w:val="000C29C8"/>
    <w:rsid w:val="000E7074"/>
    <w:rsid w:val="00103F94"/>
    <w:rsid w:val="00123161"/>
    <w:rsid w:val="001469E2"/>
    <w:rsid w:val="00147157"/>
    <w:rsid w:val="001500B3"/>
    <w:rsid w:val="0015159D"/>
    <w:rsid w:val="00151776"/>
    <w:rsid w:val="00175418"/>
    <w:rsid w:val="00187ACE"/>
    <w:rsid w:val="001951E7"/>
    <w:rsid w:val="00196BE6"/>
    <w:rsid w:val="001A7C4B"/>
    <w:rsid w:val="001B5D21"/>
    <w:rsid w:val="001C6D38"/>
    <w:rsid w:val="001D28D3"/>
    <w:rsid w:val="001D2BBC"/>
    <w:rsid w:val="001D7FFC"/>
    <w:rsid w:val="001F678D"/>
    <w:rsid w:val="00222CA6"/>
    <w:rsid w:val="002248CF"/>
    <w:rsid w:val="0023455E"/>
    <w:rsid w:val="00246958"/>
    <w:rsid w:val="00276BFD"/>
    <w:rsid w:val="00284D7A"/>
    <w:rsid w:val="00293C0C"/>
    <w:rsid w:val="0029581D"/>
    <w:rsid w:val="00296090"/>
    <w:rsid w:val="002B7A48"/>
    <w:rsid w:val="002C04DB"/>
    <w:rsid w:val="002F4CA9"/>
    <w:rsid w:val="002F545E"/>
    <w:rsid w:val="002F6BFA"/>
    <w:rsid w:val="0030682F"/>
    <w:rsid w:val="0031053A"/>
    <w:rsid w:val="0031552E"/>
    <w:rsid w:val="003250D0"/>
    <w:rsid w:val="00331E4F"/>
    <w:rsid w:val="00332522"/>
    <w:rsid w:val="0034434B"/>
    <w:rsid w:val="0035696F"/>
    <w:rsid w:val="003608B9"/>
    <w:rsid w:val="003618BA"/>
    <w:rsid w:val="003645F1"/>
    <w:rsid w:val="0036600E"/>
    <w:rsid w:val="00371691"/>
    <w:rsid w:val="00371C95"/>
    <w:rsid w:val="00384A0E"/>
    <w:rsid w:val="00385CA6"/>
    <w:rsid w:val="0039185D"/>
    <w:rsid w:val="00397480"/>
    <w:rsid w:val="003A45E5"/>
    <w:rsid w:val="003A5CC5"/>
    <w:rsid w:val="003B400F"/>
    <w:rsid w:val="00401C48"/>
    <w:rsid w:val="00403053"/>
    <w:rsid w:val="004059E9"/>
    <w:rsid w:val="00417DA4"/>
    <w:rsid w:val="0043565D"/>
    <w:rsid w:val="00460A25"/>
    <w:rsid w:val="00494581"/>
    <w:rsid w:val="004A4C86"/>
    <w:rsid w:val="004A59A5"/>
    <w:rsid w:val="004B2F33"/>
    <w:rsid w:val="004B4BAA"/>
    <w:rsid w:val="004C0173"/>
    <w:rsid w:val="004D66FB"/>
    <w:rsid w:val="004E5436"/>
    <w:rsid w:val="004F4A44"/>
    <w:rsid w:val="004F4A7C"/>
    <w:rsid w:val="004F6114"/>
    <w:rsid w:val="004F6E04"/>
    <w:rsid w:val="005313F7"/>
    <w:rsid w:val="005320A1"/>
    <w:rsid w:val="005545C8"/>
    <w:rsid w:val="00561144"/>
    <w:rsid w:val="005652AE"/>
    <w:rsid w:val="005725FD"/>
    <w:rsid w:val="00572F01"/>
    <w:rsid w:val="00583F3C"/>
    <w:rsid w:val="00584E88"/>
    <w:rsid w:val="00592DBD"/>
    <w:rsid w:val="005C0C7D"/>
    <w:rsid w:val="005F1E4C"/>
    <w:rsid w:val="006019C0"/>
    <w:rsid w:val="006061EA"/>
    <w:rsid w:val="00637A18"/>
    <w:rsid w:val="00645357"/>
    <w:rsid w:val="006525FF"/>
    <w:rsid w:val="00653B54"/>
    <w:rsid w:val="00660E92"/>
    <w:rsid w:val="00661425"/>
    <w:rsid w:val="00666A09"/>
    <w:rsid w:val="006710A3"/>
    <w:rsid w:val="00682E61"/>
    <w:rsid w:val="00690A62"/>
    <w:rsid w:val="00690BFB"/>
    <w:rsid w:val="006B68F0"/>
    <w:rsid w:val="006C0E93"/>
    <w:rsid w:val="006F1675"/>
    <w:rsid w:val="006F345A"/>
    <w:rsid w:val="006F7BE7"/>
    <w:rsid w:val="0072310A"/>
    <w:rsid w:val="00751D46"/>
    <w:rsid w:val="00766611"/>
    <w:rsid w:val="00766A67"/>
    <w:rsid w:val="00770245"/>
    <w:rsid w:val="00775BAF"/>
    <w:rsid w:val="00776E32"/>
    <w:rsid w:val="007B474B"/>
    <w:rsid w:val="007B4896"/>
    <w:rsid w:val="007D2CE7"/>
    <w:rsid w:val="007E1403"/>
    <w:rsid w:val="00813926"/>
    <w:rsid w:val="00815C10"/>
    <w:rsid w:val="00824ED5"/>
    <w:rsid w:val="00831E0D"/>
    <w:rsid w:val="008328BE"/>
    <w:rsid w:val="0083633C"/>
    <w:rsid w:val="00842C74"/>
    <w:rsid w:val="00843ED8"/>
    <w:rsid w:val="0085447E"/>
    <w:rsid w:val="00854610"/>
    <w:rsid w:val="00863425"/>
    <w:rsid w:val="00870488"/>
    <w:rsid w:val="00870AA1"/>
    <w:rsid w:val="00884DD9"/>
    <w:rsid w:val="00885F97"/>
    <w:rsid w:val="00895DE8"/>
    <w:rsid w:val="008A135F"/>
    <w:rsid w:val="008A2DB1"/>
    <w:rsid w:val="008C1C42"/>
    <w:rsid w:val="008C303D"/>
    <w:rsid w:val="008D0635"/>
    <w:rsid w:val="00903B97"/>
    <w:rsid w:val="00914DD4"/>
    <w:rsid w:val="009249D7"/>
    <w:rsid w:val="009436B9"/>
    <w:rsid w:val="00947E71"/>
    <w:rsid w:val="009528B8"/>
    <w:rsid w:val="009603CC"/>
    <w:rsid w:val="00966241"/>
    <w:rsid w:val="00971D7F"/>
    <w:rsid w:val="0098060D"/>
    <w:rsid w:val="00993380"/>
    <w:rsid w:val="009A07AE"/>
    <w:rsid w:val="009A12C6"/>
    <w:rsid w:val="009C26F0"/>
    <w:rsid w:val="009E6B12"/>
    <w:rsid w:val="00A11D52"/>
    <w:rsid w:val="00A14B67"/>
    <w:rsid w:val="00A40B55"/>
    <w:rsid w:val="00A41F83"/>
    <w:rsid w:val="00A436DB"/>
    <w:rsid w:val="00A53094"/>
    <w:rsid w:val="00A92D09"/>
    <w:rsid w:val="00A95EA7"/>
    <w:rsid w:val="00AB6AAC"/>
    <w:rsid w:val="00AB7554"/>
    <w:rsid w:val="00AC2AFD"/>
    <w:rsid w:val="00AD4F49"/>
    <w:rsid w:val="00AD771A"/>
    <w:rsid w:val="00B05F69"/>
    <w:rsid w:val="00B10B53"/>
    <w:rsid w:val="00B25DD4"/>
    <w:rsid w:val="00B3538C"/>
    <w:rsid w:val="00B402DE"/>
    <w:rsid w:val="00B44341"/>
    <w:rsid w:val="00B56EA9"/>
    <w:rsid w:val="00B76438"/>
    <w:rsid w:val="00B81F47"/>
    <w:rsid w:val="00B97C10"/>
    <w:rsid w:val="00BA0563"/>
    <w:rsid w:val="00BA091B"/>
    <w:rsid w:val="00BA45B6"/>
    <w:rsid w:val="00BA76F6"/>
    <w:rsid w:val="00BB6ACC"/>
    <w:rsid w:val="00BC44CB"/>
    <w:rsid w:val="00BC4B49"/>
    <w:rsid w:val="00BE7C56"/>
    <w:rsid w:val="00C13408"/>
    <w:rsid w:val="00C14C42"/>
    <w:rsid w:val="00C2666D"/>
    <w:rsid w:val="00C27152"/>
    <w:rsid w:val="00C83902"/>
    <w:rsid w:val="00C90490"/>
    <w:rsid w:val="00C91072"/>
    <w:rsid w:val="00CE3700"/>
    <w:rsid w:val="00D21FEE"/>
    <w:rsid w:val="00D26E3E"/>
    <w:rsid w:val="00D402AF"/>
    <w:rsid w:val="00D51276"/>
    <w:rsid w:val="00D62177"/>
    <w:rsid w:val="00D663F2"/>
    <w:rsid w:val="00D76F13"/>
    <w:rsid w:val="00D81B84"/>
    <w:rsid w:val="00DC2A98"/>
    <w:rsid w:val="00DD3560"/>
    <w:rsid w:val="00E04851"/>
    <w:rsid w:val="00E06C0B"/>
    <w:rsid w:val="00E13F09"/>
    <w:rsid w:val="00E14DF9"/>
    <w:rsid w:val="00E23358"/>
    <w:rsid w:val="00E462F8"/>
    <w:rsid w:val="00E512C6"/>
    <w:rsid w:val="00E55A19"/>
    <w:rsid w:val="00E60110"/>
    <w:rsid w:val="00E756D0"/>
    <w:rsid w:val="00E86E08"/>
    <w:rsid w:val="00EA24E5"/>
    <w:rsid w:val="00EA36C7"/>
    <w:rsid w:val="00EE0340"/>
    <w:rsid w:val="00EE7E70"/>
    <w:rsid w:val="00EF1CB4"/>
    <w:rsid w:val="00EF33D6"/>
    <w:rsid w:val="00EF56A9"/>
    <w:rsid w:val="00F1187F"/>
    <w:rsid w:val="00F245C9"/>
    <w:rsid w:val="00F30C97"/>
    <w:rsid w:val="00F50A71"/>
    <w:rsid w:val="00F6444E"/>
    <w:rsid w:val="00F67B9F"/>
    <w:rsid w:val="00FB1A52"/>
    <w:rsid w:val="00FB44F0"/>
    <w:rsid w:val="00FB77CD"/>
    <w:rsid w:val="00FE0B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0AC74"/>
  <w15:chartTrackingRefBased/>
  <w15:docId w15:val="{EA8268A5-6BED-4DED-A333-C1B294D77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633C"/>
    <w:pPr>
      <w:widowControl w:val="0"/>
    </w:pPr>
    <w:rP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83633C"/>
    <w:pPr>
      <w:widowControl w:val="0"/>
      <w:autoSpaceDE w:val="0"/>
      <w:autoSpaceDN w:val="0"/>
      <w:adjustRightInd w:val="0"/>
    </w:pPr>
    <w:rPr>
      <w:rFonts w:ascii="微軟正黑體" w:eastAsia="微軟正黑體" w:cs="微軟正黑體"/>
      <w:color w:val="000000"/>
      <w:kern w:val="0"/>
      <w:szCs w:val="24"/>
    </w:rPr>
  </w:style>
  <w:style w:type="paragraph" w:styleId="a3">
    <w:name w:val="List Paragraph"/>
    <w:basedOn w:val="a"/>
    <w:uiPriority w:val="34"/>
    <w:qFormat/>
    <w:rsid w:val="0083633C"/>
    <w:pPr>
      <w:ind w:leftChars="200" w:left="480"/>
    </w:pPr>
  </w:style>
  <w:style w:type="character" w:styleId="a4">
    <w:name w:val="Hyperlink"/>
    <w:basedOn w:val="a0"/>
    <w:uiPriority w:val="99"/>
    <w:unhideWhenUsed/>
    <w:rsid w:val="006019C0"/>
    <w:rPr>
      <w:color w:val="0563C1" w:themeColor="hyperlink"/>
      <w:u w:val="single"/>
    </w:rPr>
  </w:style>
  <w:style w:type="character" w:styleId="a5">
    <w:name w:val="Unresolved Mention"/>
    <w:basedOn w:val="a0"/>
    <w:uiPriority w:val="99"/>
    <w:semiHidden/>
    <w:unhideWhenUsed/>
    <w:rsid w:val="006019C0"/>
    <w:rPr>
      <w:color w:val="605E5C"/>
      <w:shd w:val="clear" w:color="auto" w:fill="E1DFDD"/>
    </w:rPr>
  </w:style>
  <w:style w:type="character" w:styleId="a6">
    <w:name w:val="FollowedHyperlink"/>
    <w:basedOn w:val="a0"/>
    <w:uiPriority w:val="99"/>
    <w:semiHidden/>
    <w:unhideWhenUsed/>
    <w:rsid w:val="006019C0"/>
    <w:rPr>
      <w:color w:val="954F72" w:themeColor="followedHyperlink"/>
      <w:u w:val="single"/>
    </w:rPr>
  </w:style>
  <w:style w:type="paragraph" w:styleId="a7">
    <w:name w:val="header"/>
    <w:basedOn w:val="a"/>
    <w:link w:val="a8"/>
    <w:uiPriority w:val="99"/>
    <w:unhideWhenUsed/>
    <w:rsid w:val="006B68F0"/>
    <w:pPr>
      <w:tabs>
        <w:tab w:val="center" w:pos="4153"/>
        <w:tab w:val="right" w:pos="8306"/>
      </w:tabs>
      <w:snapToGrid w:val="0"/>
    </w:pPr>
    <w:rPr>
      <w:sz w:val="20"/>
      <w:szCs w:val="20"/>
    </w:rPr>
  </w:style>
  <w:style w:type="character" w:customStyle="1" w:styleId="a8">
    <w:name w:val="頁首 字元"/>
    <w:basedOn w:val="a0"/>
    <w:link w:val="a7"/>
    <w:uiPriority w:val="99"/>
    <w:rsid w:val="006B68F0"/>
    <w:rPr>
      <w:sz w:val="20"/>
      <w:szCs w:val="20"/>
      <w14:ligatures w14:val="standardContextual"/>
    </w:rPr>
  </w:style>
  <w:style w:type="paragraph" w:styleId="a9">
    <w:name w:val="footer"/>
    <w:basedOn w:val="a"/>
    <w:link w:val="aa"/>
    <w:uiPriority w:val="99"/>
    <w:unhideWhenUsed/>
    <w:rsid w:val="006B68F0"/>
    <w:pPr>
      <w:tabs>
        <w:tab w:val="center" w:pos="4153"/>
        <w:tab w:val="right" w:pos="8306"/>
      </w:tabs>
      <w:snapToGrid w:val="0"/>
    </w:pPr>
    <w:rPr>
      <w:sz w:val="20"/>
      <w:szCs w:val="20"/>
    </w:rPr>
  </w:style>
  <w:style w:type="character" w:customStyle="1" w:styleId="aa">
    <w:name w:val="頁尾 字元"/>
    <w:basedOn w:val="a0"/>
    <w:link w:val="a9"/>
    <w:uiPriority w:val="99"/>
    <w:rsid w:val="006B68F0"/>
    <w:rPr>
      <w:sz w:val="20"/>
      <w:szCs w:val="20"/>
      <w14:ligatures w14:val="standardContextual"/>
    </w:rPr>
  </w:style>
  <w:style w:type="paragraph" w:styleId="ab">
    <w:name w:val="Revision"/>
    <w:hidden/>
    <w:uiPriority w:val="99"/>
    <w:semiHidden/>
    <w:rsid w:val="00B402DE"/>
    <w:rPr>
      <w14:ligatures w14:val="standardContextual"/>
    </w:rPr>
  </w:style>
  <w:style w:type="character" w:styleId="ac">
    <w:name w:val="annotation reference"/>
    <w:basedOn w:val="a0"/>
    <w:uiPriority w:val="99"/>
    <w:semiHidden/>
    <w:unhideWhenUsed/>
    <w:rsid w:val="002B7A48"/>
    <w:rPr>
      <w:sz w:val="18"/>
      <w:szCs w:val="18"/>
    </w:rPr>
  </w:style>
  <w:style w:type="paragraph" w:styleId="ad">
    <w:name w:val="annotation text"/>
    <w:basedOn w:val="a"/>
    <w:link w:val="ae"/>
    <w:uiPriority w:val="99"/>
    <w:unhideWhenUsed/>
    <w:rsid w:val="002B7A48"/>
  </w:style>
  <w:style w:type="character" w:customStyle="1" w:styleId="ae">
    <w:name w:val="註解文字 字元"/>
    <w:basedOn w:val="a0"/>
    <w:link w:val="ad"/>
    <w:uiPriority w:val="99"/>
    <w:rsid w:val="002B7A48"/>
    <w:rPr>
      <w14:ligatures w14:val="standardContextual"/>
    </w:rPr>
  </w:style>
  <w:style w:type="paragraph" w:styleId="af">
    <w:name w:val="annotation subject"/>
    <w:basedOn w:val="ad"/>
    <w:next w:val="ad"/>
    <w:link w:val="af0"/>
    <w:uiPriority w:val="99"/>
    <w:semiHidden/>
    <w:unhideWhenUsed/>
    <w:rsid w:val="002B7A48"/>
    <w:rPr>
      <w:b/>
      <w:bCs/>
    </w:rPr>
  </w:style>
  <w:style w:type="character" w:customStyle="1" w:styleId="af0">
    <w:name w:val="註解主旨 字元"/>
    <w:basedOn w:val="ae"/>
    <w:link w:val="af"/>
    <w:uiPriority w:val="99"/>
    <w:semiHidden/>
    <w:rsid w:val="002B7A48"/>
    <w:rPr>
      <w:b/>
      <w:bC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6519">
      <w:bodyDiv w:val="1"/>
      <w:marLeft w:val="0"/>
      <w:marRight w:val="0"/>
      <w:marTop w:val="0"/>
      <w:marBottom w:val="0"/>
      <w:divBdr>
        <w:top w:val="none" w:sz="0" w:space="0" w:color="auto"/>
        <w:left w:val="none" w:sz="0" w:space="0" w:color="auto"/>
        <w:bottom w:val="none" w:sz="0" w:space="0" w:color="auto"/>
        <w:right w:val="none" w:sz="0" w:space="0" w:color="auto"/>
      </w:divBdr>
    </w:div>
    <w:div w:id="847402364">
      <w:bodyDiv w:val="1"/>
      <w:marLeft w:val="0"/>
      <w:marRight w:val="0"/>
      <w:marTop w:val="0"/>
      <w:marBottom w:val="0"/>
      <w:divBdr>
        <w:top w:val="none" w:sz="0" w:space="0" w:color="auto"/>
        <w:left w:val="none" w:sz="0" w:space="0" w:color="auto"/>
        <w:bottom w:val="none" w:sz="0" w:space="0" w:color="auto"/>
        <w:right w:val="none" w:sz="0" w:space="0" w:color="auto"/>
      </w:divBdr>
    </w:div>
    <w:div w:id="105377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bank.sinopac.com/sinopacBT/footer/privacy-statement.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ly.sinopac.com/applyweb/QuickAccount/html/05_%E5%80%8B%E8%B3%87%E6%B3%95%E5%91%8A%E7%9F%A5%E7%BE%A9%E5%8B%99_2024.07.pdf" TargetMode="Externa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吳濟真-數位客群部-永豐銀行</dc:creator>
  <cp:keywords/>
  <dc:description/>
  <cp:lastModifiedBy>林忻儒-數位客群部-永豐銀行</cp:lastModifiedBy>
  <cp:revision>31</cp:revision>
  <cp:lastPrinted>2024-03-12T10:07:00Z</cp:lastPrinted>
  <dcterms:created xsi:type="dcterms:W3CDTF">2024-09-16T09:53:00Z</dcterms:created>
  <dcterms:modified xsi:type="dcterms:W3CDTF">2024-09-19T07:26:00Z</dcterms:modified>
</cp:coreProperties>
</file>